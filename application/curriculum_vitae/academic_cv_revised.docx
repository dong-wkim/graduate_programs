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12240"/>
        <w:gridCol w:w="1088"/>
      </w:tblGrid>
      <w:tr w:rsidR="00941BCA" w:rsidRPr="007D18B9" w14:paraId="6629387C" w14:textId="7263CBCE" w:rsidTr="00941BCA">
        <w:trPr>
          <w:cantSplit/>
          <w:trHeight w:val="20"/>
        </w:trPr>
        <w:tc>
          <w:tcPr>
            <w:tcW w:w="3510" w:type="dxa"/>
            <w:shd w:val="clear" w:color="auto" w:fill="4C94D8" w:themeFill="text2" w:themeFillTint="80"/>
          </w:tcPr>
          <w:p w14:paraId="3A47D769" w14:textId="77777777" w:rsidR="00941BCA" w:rsidRPr="00ED5295" w:rsidRDefault="00941BCA" w:rsidP="00941BCA"/>
        </w:tc>
        <w:tc>
          <w:tcPr>
            <w:tcW w:w="12240" w:type="dxa"/>
          </w:tcPr>
          <w:p w14:paraId="5EC01652" w14:textId="77777777" w:rsidR="00941BCA" w:rsidRDefault="00941BCA" w:rsidP="00941BCA"/>
          <w:p w14:paraId="711FA5D1" w14:textId="77777777" w:rsidR="00941BCA" w:rsidRPr="00ED5295" w:rsidRDefault="00941BCA" w:rsidP="00941BCA"/>
        </w:tc>
        <w:tc>
          <w:tcPr>
            <w:tcW w:w="1088" w:type="dxa"/>
          </w:tcPr>
          <w:p w14:paraId="798E8C6D" w14:textId="77777777" w:rsidR="00941BCA" w:rsidRPr="00ED5295" w:rsidRDefault="00941BCA" w:rsidP="00941BCA"/>
        </w:tc>
      </w:tr>
      <w:tr w:rsidR="00941BCA" w:rsidRPr="007D18B9" w14:paraId="23090448" w14:textId="6CAE35B2" w:rsidTr="00941BCA">
        <w:trPr>
          <w:cantSplit/>
          <w:trHeight w:val="20"/>
        </w:trPr>
        <w:tc>
          <w:tcPr>
            <w:tcW w:w="3510" w:type="dxa"/>
            <w:vMerge w:val="restart"/>
            <w:shd w:val="clear" w:color="auto" w:fill="4C94D8" w:themeFill="text2" w:themeFillTint="80"/>
          </w:tcPr>
          <w:p w14:paraId="48AC9A31" w14:textId="77777777" w:rsidR="00941BCA" w:rsidRPr="00ED5295" w:rsidRDefault="00941BCA" w:rsidP="00711DB8">
            <w:pPr>
              <w:pStyle w:val="Heading3"/>
            </w:pPr>
          </w:p>
        </w:tc>
        <w:tc>
          <w:tcPr>
            <w:tcW w:w="12240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2024"/>
            </w:tblGrid>
            <w:tr w:rsidR="00941BCA" w:rsidRPr="00487F3B" w14:paraId="0724B2BA" w14:textId="77777777" w:rsidTr="00ED5295">
              <w:tc>
                <w:tcPr>
                  <w:tcW w:w="5000" w:type="pct"/>
                </w:tcPr>
                <w:p w14:paraId="306A341D" w14:textId="7BB4BC25" w:rsidR="00941BCA" w:rsidRDefault="00941BCA" w:rsidP="00525C65">
                  <w:pPr>
                    <w:pStyle w:val="Title"/>
                    <w:rPr>
                      <w:b/>
                      <w:bCs/>
                      <w:smallCaps/>
                      <w:sz w:val="72"/>
                      <w:szCs w:val="72"/>
                    </w:rPr>
                  </w:pPr>
                  <w:r w:rsidRPr="00ED5295">
                    <w:rPr>
                      <w:b/>
                      <w:bCs/>
                      <w:smallCaps/>
                      <w:sz w:val="72"/>
                      <w:szCs w:val="72"/>
                    </w:rPr>
                    <w:t>dong woon kim</w:t>
                  </w:r>
                  <w:r w:rsidRPr="00ED5295">
                    <w:rPr>
                      <w:smallCaps/>
                      <w:sz w:val="72"/>
                      <w:szCs w:val="72"/>
                    </w:rPr>
                    <w:t>,</w:t>
                  </w:r>
                  <w:r w:rsidRPr="00ED5295">
                    <w:rPr>
                      <w:b/>
                      <w:bCs/>
                      <w:smallCaps/>
                      <w:sz w:val="72"/>
                      <w:szCs w:val="72"/>
                    </w:rPr>
                    <w:t xml:space="preserve"> md</w:t>
                  </w:r>
                </w:p>
                <w:p w14:paraId="0D4EC6E6" w14:textId="14A0DFD0" w:rsidR="00941BCA" w:rsidRDefault="00941BCA" w:rsidP="00525C65">
                  <w:pPr>
                    <w:jc w:val="center"/>
                  </w:pPr>
                  <w:r>
                    <w:t>Doctoral Researcher looking to break into health informatics side of medical research.</w:t>
                  </w:r>
                </w:p>
                <w:p w14:paraId="0AAF318A" w14:textId="77777777" w:rsidR="00941BCA" w:rsidRPr="00525C65" w:rsidDel="001A7252" w:rsidRDefault="00941BCA" w:rsidP="00525C65">
                  <w:pPr>
                    <w:jc w:val="center"/>
                    <w:rPr>
                      <w:del w:id="0" w:author="Dong Kim" w:date="2025-11-11T11:07:00Z"/>
                    </w:rPr>
                  </w:pPr>
                </w:p>
                <w:p w14:paraId="78FC6E69" w14:textId="3B7E01AC" w:rsidR="00941BCA" w:rsidRPr="001A7252" w:rsidRDefault="00941BCA" w:rsidP="00525C65">
                  <w:pPr>
                    <w:jc w:val="center"/>
                    <w:pPrChange w:id="1" w:author="Dong Kim" w:date="2025-11-11T11:07:00Z">
                      <w:pPr>
                        <w:pStyle w:val="BodyText"/>
                      </w:pPr>
                    </w:pPrChange>
                  </w:pPr>
                </w:p>
              </w:tc>
            </w:tr>
          </w:tbl>
          <w:p w14:paraId="331E0DED" w14:textId="0E995088" w:rsidR="00941BCA" w:rsidRPr="007D18B9" w:rsidRDefault="00941BCA" w:rsidP="00525C65">
            <w:pPr>
              <w:pStyle w:val="Heading1"/>
              <w:spacing w:before="24" w:after="24"/>
              <w:jc w:val="center"/>
            </w:pPr>
          </w:p>
        </w:tc>
        <w:tc>
          <w:tcPr>
            <w:tcW w:w="1088" w:type="dxa"/>
          </w:tcPr>
          <w:p w14:paraId="724ED07E" w14:textId="77777777" w:rsidR="00941BCA" w:rsidRPr="00ED5295" w:rsidRDefault="00941BCA" w:rsidP="00525C65">
            <w:pPr>
              <w:pStyle w:val="Title"/>
              <w:rPr>
                <w:b/>
                <w:bCs/>
                <w:smallCaps/>
                <w:sz w:val="72"/>
                <w:szCs w:val="72"/>
              </w:rPr>
            </w:pPr>
          </w:p>
        </w:tc>
      </w:tr>
      <w:tr w:rsidR="00941BCA" w:rsidRPr="00D84706" w14:paraId="4FB50A6E" w14:textId="54A16217" w:rsidTr="00941BCA">
        <w:trPr>
          <w:cantSplit/>
          <w:trHeight w:val="20"/>
        </w:trPr>
        <w:tc>
          <w:tcPr>
            <w:tcW w:w="3510" w:type="dxa"/>
            <w:vMerge/>
            <w:tcBorders>
              <w:bottom w:val="nil"/>
            </w:tcBorders>
            <w:shd w:val="clear" w:color="auto" w:fill="4C94D8" w:themeFill="text2" w:themeFillTint="80"/>
          </w:tcPr>
          <w:p w14:paraId="51B3765F" w14:textId="77777777" w:rsidR="00941BCA" w:rsidRPr="00525C65" w:rsidRDefault="00941BCA" w:rsidP="00525C65">
            <w:pPr>
              <w:rPr>
                <w:sz w:val="22"/>
                <w:szCs w:val="22"/>
              </w:rPr>
            </w:pPr>
          </w:p>
        </w:tc>
        <w:tc>
          <w:tcPr>
            <w:tcW w:w="12240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605"/>
              <w:gridCol w:w="8419"/>
            </w:tblGrid>
            <w:tr w:rsidR="00941BCA" w:rsidRPr="00525C65" w14:paraId="3815E123" w14:textId="77777777" w:rsidTr="00D21147">
              <w:tc>
                <w:tcPr>
                  <w:tcW w:w="1499" w:type="pct"/>
                </w:tcPr>
                <w:p w14:paraId="70B4FF99" w14:textId="01A2AFDF" w:rsidR="00941BCA" w:rsidRPr="001A7252" w:rsidRDefault="00941BCA" w:rsidP="001A7252">
                  <w:pPr>
                    <w:rPr>
                      <w:sz w:val="22"/>
                      <w:szCs w:val="22"/>
                      <w:rPrChange w:id="2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3" w:author="Dong Kim" w:date="2025-11-11T11:11:00Z">
                        <w:rPr/>
                      </w:rPrChange>
                    </w:rPr>
                    <w:t>30 N Gould St. Ste N</w:t>
                  </w:r>
                </w:p>
                <w:p w14:paraId="6ABE8FF6" w14:textId="77777777" w:rsidR="00941BCA" w:rsidRPr="001A7252" w:rsidRDefault="00941BCA" w:rsidP="001A7252">
                  <w:pPr>
                    <w:rPr>
                      <w:sz w:val="22"/>
                      <w:szCs w:val="22"/>
                      <w:rPrChange w:id="4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5" w:author="Dong Kim" w:date="2025-11-11T11:11:00Z">
                        <w:rPr/>
                      </w:rPrChange>
                    </w:rPr>
                    <w:t>82801 Sheridan, WY</w:t>
                  </w:r>
                </w:p>
                <w:p w14:paraId="2BA5B932" w14:textId="77777777" w:rsidR="00941BCA" w:rsidRPr="001A7252" w:rsidRDefault="00941BCA" w:rsidP="001A7252">
                  <w:pPr>
                    <w:rPr>
                      <w:sz w:val="22"/>
                      <w:szCs w:val="22"/>
                      <w:rPrChange w:id="6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7" w:author="Dong Kim" w:date="2025-11-11T11:11:00Z">
                        <w:rPr/>
                      </w:rPrChange>
                    </w:rPr>
                    <w:t>United States</w:t>
                  </w:r>
                </w:p>
                <w:p w14:paraId="0FBE6B10" w14:textId="77777777" w:rsidR="00941BCA" w:rsidRPr="001A7252" w:rsidRDefault="00941BCA" w:rsidP="001A7252">
                  <w:pPr>
                    <w:rPr>
                      <w:sz w:val="22"/>
                      <w:szCs w:val="22"/>
                      <w:rPrChange w:id="8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9" w:author="Dong Kim" w:date="2025-11-11T11:11:00Z">
                        <w:rPr/>
                      </w:rPrChange>
                    </w:rPr>
                    <w:t>(332) 265-3112</w:t>
                  </w:r>
                </w:p>
                <w:p w14:paraId="171E0B9F" w14:textId="6F776D31" w:rsidR="00941BCA" w:rsidRPr="001A7252" w:rsidRDefault="00941BCA" w:rsidP="001A7252">
                  <w:pPr>
                    <w:rPr>
                      <w:sz w:val="22"/>
                      <w:szCs w:val="22"/>
                      <w:rPrChange w:id="10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1" w:author="Dong Kim" w:date="2025-11-11T11:11:00Z">
                        <w:rPr/>
                      </w:rPrChange>
                    </w:rPr>
                    <w:t>333321545</w:t>
                  </w:r>
                </w:p>
              </w:tc>
              <w:tc>
                <w:tcPr>
                  <w:tcW w:w="3501" w:type="pct"/>
                </w:tcPr>
                <w:p w14:paraId="76B09F30" w14:textId="77777777" w:rsidR="00941BCA" w:rsidRPr="001A7252" w:rsidRDefault="00941BCA" w:rsidP="001A7252">
                  <w:pPr>
                    <w:jc w:val="right"/>
                    <w:rPr>
                      <w:sz w:val="22"/>
                      <w:szCs w:val="22"/>
                      <w:rPrChange w:id="12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3" w:author="Dong Kim" w:date="2025-11-11T11:11:00Z">
                        <w:rPr/>
                      </w:rPrChange>
                    </w:rPr>
                    <w:t>ul. Mariana Domagały 27C/18B</w:t>
                  </w:r>
                </w:p>
                <w:p w14:paraId="70D7D8C4" w14:textId="77777777" w:rsidR="00941BCA" w:rsidRPr="001A7252" w:rsidRDefault="00941BCA" w:rsidP="001A7252">
                  <w:pPr>
                    <w:jc w:val="right"/>
                    <w:rPr>
                      <w:sz w:val="22"/>
                      <w:szCs w:val="22"/>
                      <w:rPrChange w:id="14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5" w:author="Dong Kim" w:date="2025-11-11T11:11:00Z">
                        <w:rPr/>
                      </w:rPrChange>
                    </w:rPr>
                    <w:t>Kraków 30-741</w:t>
                  </w:r>
                </w:p>
                <w:p w14:paraId="23A3B970" w14:textId="77777777" w:rsidR="00941BCA" w:rsidRPr="001A7252" w:rsidRDefault="00941BCA" w:rsidP="001A7252">
                  <w:pPr>
                    <w:jc w:val="right"/>
                    <w:rPr>
                      <w:sz w:val="22"/>
                      <w:szCs w:val="22"/>
                      <w:rPrChange w:id="16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7" w:author="Dong Kim" w:date="2025-11-11T11:11:00Z">
                        <w:rPr/>
                      </w:rPrChange>
                    </w:rPr>
                    <w:t>Poland</w:t>
                  </w:r>
                </w:p>
                <w:p w14:paraId="5B0DB642" w14:textId="77777777" w:rsidR="00941BCA" w:rsidRPr="001A7252" w:rsidRDefault="00941BCA" w:rsidP="001A7252">
                  <w:pPr>
                    <w:jc w:val="right"/>
                    <w:rPr>
                      <w:sz w:val="22"/>
                      <w:szCs w:val="22"/>
                      <w:rPrChange w:id="18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9" w:author="Dong Kim" w:date="2025-11-11T11:11:00Z">
                        <w:rPr/>
                      </w:rPrChange>
                    </w:rPr>
                    <w:t>+48 514 609 538</w:t>
                  </w:r>
                </w:p>
              </w:tc>
            </w:tr>
            <w:tr w:rsidR="00941BCA" w:rsidRPr="001A7252" w14:paraId="26F7B97E" w14:textId="77777777" w:rsidTr="00D21147">
              <w:tc>
                <w:tcPr>
                  <w:tcW w:w="5000" w:type="pct"/>
                  <w:gridSpan w:val="2"/>
                </w:tcPr>
                <w:p w14:paraId="62FD356E" w14:textId="77777777" w:rsidR="00941BCA" w:rsidRPr="001A7252" w:rsidRDefault="00941BCA" w:rsidP="001A7252">
                  <w:pPr>
                    <w:jc w:val="center"/>
                    <w:rPr>
                      <w:sz w:val="22"/>
                      <w:szCs w:val="22"/>
                      <w:rPrChange w:id="20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1" w:author="Dong Kim" w:date="2025-11-11T11:11:00Z">
                        <w:rPr/>
                      </w:rPrChange>
                    </w:rPr>
                    <w:fldChar w:fldCharType="begin"/>
                  </w:r>
                  <w:r w:rsidRPr="001A7252">
                    <w:rPr>
                      <w:sz w:val="22"/>
                      <w:szCs w:val="22"/>
                      <w:rPrChange w:id="22" w:author="Dong Kim" w:date="2025-11-11T11:11:00Z">
                        <w:rPr/>
                      </w:rPrChange>
                    </w:rPr>
                    <w:instrText>HYPERLINK "mailto:admin@dongwkim.com"</w:instrText>
                  </w:r>
                  <w:r w:rsidRPr="001A7252">
                    <w:rPr>
                      <w:sz w:val="22"/>
                      <w:szCs w:val="22"/>
                      <w:rPrChange w:id="23" w:author="Dong Kim" w:date="2025-11-11T11:11:00Z">
                        <w:rPr/>
                      </w:rPrChange>
                    </w:rPr>
                    <w:fldChar w:fldCharType="separate"/>
                  </w:r>
                  <w:r w:rsidRPr="001A7252">
                    <w:rPr>
                      <w:sz w:val="22"/>
                      <w:szCs w:val="22"/>
                      <w:rPrChange w:id="24" w:author="Dong Kim" w:date="2025-11-11T11:11:00Z">
                        <w:rPr/>
                      </w:rPrChange>
                    </w:rPr>
                    <w:t>admin@dongwkim.com</w:t>
                  </w:r>
                  <w:r w:rsidRPr="001A7252">
                    <w:rPr>
                      <w:sz w:val="22"/>
                      <w:szCs w:val="22"/>
                      <w:rPrChange w:id="25" w:author="Dong Kim" w:date="2025-11-11T11:11:00Z">
                        <w:rPr/>
                      </w:rPrChange>
                    </w:rPr>
                    <w:fldChar w:fldCharType="end"/>
                  </w:r>
                </w:p>
              </w:tc>
            </w:tr>
            <w:tr w:rsidR="00941BCA" w:rsidRPr="00525C65" w14:paraId="114D772A" w14:textId="77777777" w:rsidTr="00525C65">
              <w:tc>
                <w:tcPr>
                  <w:tcW w:w="5000" w:type="pct"/>
                  <w:gridSpan w:val="2"/>
                </w:tcPr>
                <w:p w14:paraId="0DA1BFF3" w14:textId="1C073D93" w:rsidR="00941BCA" w:rsidRPr="00525C65" w:rsidRDefault="00941BCA" w:rsidP="00525C65">
                  <w:pPr>
                    <w:pStyle w:val="Heading1"/>
                    <w:spacing w:before="24" w:after="24"/>
                    <w:jc w:val="center"/>
                  </w:pPr>
                  <w:r>
                    <w:t>Education</w:t>
                  </w:r>
                </w:p>
              </w:tc>
            </w:tr>
          </w:tbl>
          <w:p w14:paraId="5DE906C1" w14:textId="12BD446D" w:rsidR="00941BCA" w:rsidRPr="001A7252" w:rsidRDefault="00941BCA" w:rsidP="00F23F55">
            <w:pPr>
              <w:rPr>
                <w:sz w:val="22"/>
                <w:szCs w:val="22"/>
                <w:rPrChange w:id="26" w:author="Dong Kim" w:date="2025-11-11T11:11:00Z">
                  <w:rPr/>
                </w:rPrChange>
              </w:rPr>
            </w:pPr>
          </w:p>
        </w:tc>
        <w:tc>
          <w:tcPr>
            <w:tcW w:w="1088" w:type="dxa"/>
          </w:tcPr>
          <w:p w14:paraId="4E3CF0FC" w14:textId="77777777" w:rsidR="00941BCA" w:rsidRPr="00941BCA" w:rsidRDefault="00941BCA" w:rsidP="001A7252">
            <w:pPr>
              <w:rPr>
                <w:sz w:val="22"/>
                <w:szCs w:val="22"/>
              </w:rPr>
            </w:pPr>
          </w:p>
        </w:tc>
      </w:tr>
      <w:tr w:rsidR="00941BCA" w:rsidRPr="00525C65" w14:paraId="53E7A02A" w14:textId="12F5CB37" w:rsidTr="00941BCA">
        <w:trPr>
          <w:cantSplit/>
          <w:trHeight w:val="20"/>
          <w:ins w:id="27" w:author="Dong Kim" w:date="2025-11-11T11:10:00Z"/>
        </w:trPr>
        <w:tc>
          <w:tcPr>
            <w:tcW w:w="3510" w:type="dxa"/>
            <w:vMerge/>
            <w:shd w:val="clear" w:color="auto" w:fill="4C94D8" w:themeFill="text2" w:themeFillTint="80"/>
          </w:tcPr>
          <w:p w14:paraId="5C4A5879" w14:textId="77777777" w:rsidR="00941BCA" w:rsidRPr="00525C65" w:rsidRDefault="00941BCA" w:rsidP="00525C65">
            <w:pPr>
              <w:rPr>
                <w:sz w:val="22"/>
                <w:szCs w:val="22"/>
              </w:rPr>
            </w:pPr>
          </w:p>
        </w:tc>
        <w:tc>
          <w:tcPr>
            <w:tcW w:w="12240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0033"/>
              <w:gridCol w:w="1991"/>
            </w:tblGrid>
            <w:tr w:rsidR="00941BCA" w:rsidRPr="00D84706" w14:paraId="134F6D86" w14:textId="5F4C6BD6" w:rsidTr="00525C65">
              <w:tc>
                <w:tcPr>
                  <w:tcW w:w="4172" w:type="pct"/>
                </w:tcPr>
                <w:p w14:paraId="68740288" w14:textId="0B166F54" w:rsidR="00941BCA" w:rsidRPr="00F70B40" w:rsidRDefault="00941BCA" w:rsidP="00525C65">
                  <w:pPr>
                    <w:rPr>
                      <w:ins w:id="28" w:author="Dong Kim" w:date="2025-11-11T11:10:00Z"/>
                      <w:sz w:val="22"/>
                      <w:szCs w:val="22"/>
                      <w:rPrChange w:id="29" w:author="Dong Kim" w:date="2025-11-11T11:11:00Z">
                        <w:rPr>
                          <w:ins w:id="30" w:author="Dong Kim" w:date="2025-11-11T11:10:00Z"/>
                          <w:b/>
                          <w:bCs/>
                        </w:rPr>
                      </w:rPrChange>
                    </w:rPr>
                  </w:pPr>
                  <w:ins w:id="31" w:author="Dong Kim" w:date="2025-11-11T11:10:00Z">
                    <w:r w:rsidRPr="001A7252">
                      <w:rPr>
                        <w:sz w:val="22"/>
                        <w:szCs w:val="22"/>
                        <w:rPrChange w:id="32" w:author="Dong Kim" w:date="2025-11-11T11:11:00Z">
                          <w:rPr/>
                        </w:rPrChange>
                      </w:rPr>
                      <w:t xml:space="preserve"> </w:t>
                    </w:r>
                    <w:r w:rsidRPr="001A7252">
                      <w:rPr>
                        <w:b/>
                        <w:bCs/>
                        <w:sz w:val="22"/>
                        <w:szCs w:val="22"/>
                        <w:rPrChange w:id="33" w:author="Dong Kim" w:date="2025-11-11T11:11:00Z">
                          <w:rPr>
                            <w:b/>
                            <w:bCs/>
                          </w:rPr>
                        </w:rPrChange>
                      </w:rPr>
                      <w:t>Jagiellonian University</w:t>
                    </w:r>
                  </w:ins>
                  <w:r>
                    <w:rPr>
                      <w:sz w:val="22"/>
                      <w:szCs w:val="22"/>
                    </w:rPr>
                    <w:t>, Doctoral School of Medical and Health Sciences (extramural)</w:t>
                  </w:r>
                </w:p>
                <w:p w14:paraId="65C28992" w14:textId="77777777" w:rsidR="00941BCA" w:rsidRDefault="00941BCA" w:rsidP="00525C65">
                  <w:pPr>
                    <w:rPr>
                      <w:sz w:val="22"/>
                      <w:szCs w:val="22"/>
                    </w:rPr>
                  </w:pPr>
                  <w:ins w:id="34" w:author="Dong Kim" w:date="2025-11-11T11:10:00Z">
                    <w:r w:rsidRPr="001A7252">
                      <w:rPr>
                        <w:b/>
                        <w:bCs/>
                        <w:sz w:val="22"/>
                        <w:szCs w:val="22"/>
                        <w:rPrChange w:id="35" w:author="Dong Kim" w:date="2025-11-11T11:11:00Z">
                          <w:rPr>
                            <w:b/>
                            <w:bCs/>
                          </w:rPr>
                        </w:rPrChange>
                      </w:rPr>
                      <w:t xml:space="preserve">  PhD</w:t>
                    </w:r>
                    <w:r w:rsidRPr="001A7252">
                      <w:rPr>
                        <w:sz w:val="22"/>
                        <w:szCs w:val="22"/>
                        <w:rPrChange w:id="36" w:author="Dong Kim" w:date="2025-11-11T11:11:00Z">
                          <w:rPr/>
                        </w:rPrChange>
                      </w:rPr>
                      <w:t>, Doctor of Philosophy</w:t>
                    </w:r>
                  </w:ins>
                </w:p>
                <w:p w14:paraId="30890346" w14:textId="67F13572" w:rsidR="00941BCA" w:rsidRPr="00D84706" w:rsidRDefault="00941BCA" w:rsidP="00525C65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  Supervisor: Konrad Malinowski, MD PhD</w:t>
                  </w:r>
                </w:p>
              </w:tc>
              <w:tc>
                <w:tcPr>
                  <w:tcW w:w="828" w:type="pct"/>
                </w:tcPr>
                <w:p w14:paraId="0AE42C7E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Expected 2026</w:t>
                  </w:r>
                </w:p>
                <w:p w14:paraId="6E8BA0AF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  <w:p w14:paraId="31BEC897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D84706" w14:paraId="2D884B0A" w14:textId="38D4021C" w:rsidTr="00525C65">
              <w:trPr>
                <w:ins w:id="37" w:author="Dong Kim" w:date="2025-11-11T11:10:00Z"/>
              </w:trPr>
              <w:tc>
                <w:tcPr>
                  <w:tcW w:w="4172" w:type="pct"/>
                </w:tcPr>
                <w:p w14:paraId="2B641771" w14:textId="51800502" w:rsidR="00941BCA" w:rsidRPr="00F70B40" w:rsidRDefault="00941BCA" w:rsidP="00525C65">
                  <w:pPr>
                    <w:rPr>
                      <w:ins w:id="38" w:author="Dong Kim" w:date="2025-11-11T11:10:00Z"/>
                      <w:sz w:val="22"/>
                      <w:szCs w:val="22"/>
                      <w:rPrChange w:id="39" w:author="Dong Kim" w:date="2025-11-11T11:11:00Z">
                        <w:rPr>
                          <w:ins w:id="40" w:author="Dong Kim" w:date="2025-11-11T11:10:00Z"/>
                          <w:b/>
                          <w:bCs/>
                        </w:rPr>
                      </w:rPrChange>
                    </w:rPr>
                  </w:pPr>
                  <w:ins w:id="41" w:author="Dong Kim" w:date="2025-11-11T11:10:00Z">
                    <w:r w:rsidRPr="001A7252">
                      <w:rPr>
                        <w:b/>
                        <w:bCs/>
                        <w:sz w:val="22"/>
                        <w:szCs w:val="22"/>
                        <w:rPrChange w:id="42" w:author="Dong Kim" w:date="2025-11-11T11:11:00Z">
                          <w:rPr>
                            <w:b/>
                            <w:bCs/>
                          </w:rPr>
                        </w:rPrChange>
                      </w:rPr>
                      <w:t>Bellevue University</w:t>
                    </w:r>
                  </w:ins>
                  <w:r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(online)</w:t>
                  </w:r>
                </w:p>
                <w:p w14:paraId="7E420A84" w14:textId="760A9239" w:rsidR="00941BCA" w:rsidRPr="001A7252" w:rsidRDefault="00941BCA" w:rsidP="00525C65">
                  <w:pPr>
                    <w:rPr>
                      <w:ins w:id="43" w:author="Dong Kim" w:date="2025-11-11T11:10:00Z"/>
                      <w:sz w:val="22"/>
                      <w:szCs w:val="22"/>
                      <w:rPrChange w:id="44" w:author="Dong Kim" w:date="2025-11-11T11:11:00Z">
                        <w:rPr>
                          <w:ins w:id="45" w:author="Dong Kim" w:date="2025-11-11T11:10:00Z"/>
                        </w:rPr>
                      </w:rPrChange>
                    </w:rPr>
                  </w:pPr>
                  <w:ins w:id="46" w:author="Dong Kim" w:date="2025-11-11T11:10:00Z">
                    <w:r w:rsidRPr="001A7252">
                      <w:rPr>
                        <w:sz w:val="22"/>
                        <w:szCs w:val="22"/>
                        <w:rPrChange w:id="47" w:author="Dong Kim" w:date="2025-11-11T11:11:00Z">
                          <w:rPr/>
                        </w:rPrChange>
                      </w:rPr>
                      <w:t xml:space="preserve">  MS in Data Science </w:t>
                    </w:r>
                  </w:ins>
                </w:p>
              </w:tc>
              <w:tc>
                <w:tcPr>
                  <w:tcW w:w="828" w:type="pct"/>
                </w:tcPr>
                <w:p w14:paraId="7DA03B47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Expected 2026</w:t>
                  </w:r>
                </w:p>
                <w:p w14:paraId="5BA277F2" w14:textId="77777777" w:rsidR="00941BCA" w:rsidRPr="00525C65" w:rsidRDefault="00941BCA" w:rsidP="00525C65">
                  <w:pPr>
                    <w:jc w:val="right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941BCA" w:rsidRPr="00D84706" w14:paraId="2DE2AE68" w14:textId="1B77616F" w:rsidTr="00525C65">
              <w:trPr>
                <w:ins w:id="48" w:author="Dong Kim" w:date="2025-11-11T11:10:00Z"/>
              </w:trPr>
              <w:tc>
                <w:tcPr>
                  <w:tcW w:w="4172" w:type="pct"/>
                </w:tcPr>
                <w:p w14:paraId="60B37807" w14:textId="796D8BD4" w:rsidR="00941BCA" w:rsidRPr="00F70B40" w:rsidRDefault="00941BCA" w:rsidP="00525C65">
                  <w:pPr>
                    <w:rPr>
                      <w:ins w:id="49" w:author="Dong Kim" w:date="2025-11-11T11:10:00Z"/>
                      <w:sz w:val="22"/>
                      <w:szCs w:val="22"/>
                      <w:rPrChange w:id="50" w:author="Dong Kim" w:date="2025-11-11T11:11:00Z">
                        <w:rPr>
                          <w:ins w:id="51" w:author="Dong Kim" w:date="2025-11-11T11:10:00Z"/>
                          <w:b/>
                          <w:bCs/>
                        </w:rPr>
                      </w:rPrChange>
                    </w:rPr>
                  </w:pPr>
                  <w:ins w:id="52" w:author="Dong Kim" w:date="2025-11-11T11:10:00Z">
                    <w:r w:rsidRPr="001A7252">
                      <w:rPr>
                        <w:b/>
                        <w:bCs/>
                        <w:sz w:val="22"/>
                        <w:szCs w:val="22"/>
                        <w:rPrChange w:id="53" w:author="Dong Kim" w:date="2025-11-11T11:11:00Z">
                          <w:rPr>
                            <w:b/>
                            <w:bCs/>
                          </w:rPr>
                        </w:rPrChange>
                      </w:rPr>
                      <w:t>Jagiellonian University Medical College</w:t>
                    </w:r>
                  </w:ins>
                  <w:r>
                    <w:rPr>
                      <w:sz w:val="22"/>
                      <w:szCs w:val="22"/>
                    </w:rPr>
                    <w:t>, Faculty of Medicine</w:t>
                  </w:r>
                </w:p>
                <w:p w14:paraId="4C75162A" w14:textId="35D2C2FB" w:rsidR="00941BCA" w:rsidRPr="001A7252" w:rsidRDefault="00941BCA" w:rsidP="00525C65">
                  <w:pPr>
                    <w:rPr>
                      <w:ins w:id="54" w:author="Dong Kim" w:date="2025-11-11T11:10:00Z"/>
                      <w:sz w:val="22"/>
                      <w:szCs w:val="22"/>
                      <w:rPrChange w:id="55" w:author="Dong Kim" w:date="2025-11-11T11:11:00Z">
                        <w:rPr>
                          <w:ins w:id="56" w:author="Dong Kim" w:date="2025-11-11T11:10:00Z"/>
                        </w:rPr>
                      </w:rPrChange>
                    </w:rPr>
                  </w:pPr>
                  <w:ins w:id="57" w:author="Dong Kim" w:date="2025-11-11T11:10:00Z">
                    <w:r w:rsidRPr="001A7252">
                      <w:rPr>
                        <w:sz w:val="22"/>
                        <w:szCs w:val="22"/>
                        <w:rPrChange w:id="58" w:author="Dong Kim" w:date="2025-11-11T11:11:00Z">
                          <w:rPr/>
                        </w:rPrChange>
                      </w:rPr>
                      <w:t xml:space="preserve">  </w:t>
                    </w:r>
                    <w:r w:rsidRPr="001A7252">
                      <w:rPr>
                        <w:b/>
                        <w:bCs/>
                        <w:sz w:val="22"/>
                        <w:szCs w:val="22"/>
                        <w:rPrChange w:id="59" w:author="Dong Kim" w:date="2025-11-11T11:11:00Z">
                          <w:rPr>
                            <w:b/>
                            <w:bCs/>
                          </w:rPr>
                        </w:rPrChange>
                      </w:rPr>
                      <w:t>MD</w:t>
                    </w:r>
                    <w:r w:rsidRPr="001A7252">
                      <w:rPr>
                        <w:sz w:val="22"/>
                        <w:szCs w:val="22"/>
                        <w:rPrChange w:id="60" w:author="Dong Kim" w:date="2025-11-11T11:11:00Z">
                          <w:rPr/>
                        </w:rPrChange>
                      </w:rPr>
                      <w:t>, Doctor of Medicine</w:t>
                    </w:r>
                  </w:ins>
                </w:p>
              </w:tc>
              <w:tc>
                <w:tcPr>
                  <w:tcW w:w="828" w:type="pct"/>
                </w:tcPr>
                <w:p w14:paraId="070F0D9B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October 2025</w:t>
                  </w:r>
                </w:p>
                <w:p w14:paraId="7790C98D" w14:textId="77777777" w:rsidR="00941BCA" w:rsidRPr="00525C65" w:rsidRDefault="00941BCA" w:rsidP="00525C65">
                  <w:pPr>
                    <w:jc w:val="right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941BCA" w:rsidRPr="00D84706" w14:paraId="47F4555C" w14:textId="65336CD4" w:rsidTr="00525C65">
              <w:trPr>
                <w:ins w:id="61" w:author="Dong Kim" w:date="2025-11-11T11:10:00Z"/>
              </w:trPr>
              <w:tc>
                <w:tcPr>
                  <w:tcW w:w="4172" w:type="pct"/>
                </w:tcPr>
                <w:p w14:paraId="6001DAD4" w14:textId="65F7F58A" w:rsidR="00941BCA" w:rsidRPr="00F70B40" w:rsidRDefault="00941BCA" w:rsidP="00525C65">
                  <w:pPr>
                    <w:rPr>
                      <w:ins w:id="62" w:author="Dong Kim" w:date="2025-11-11T11:10:00Z"/>
                      <w:b/>
                      <w:bCs/>
                      <w:sz w:val="22"/>
                      <w:szCs w:val="22"/>
                      <w:rPrChange w:id="63" w:author="Dong Kim" w:date="2025-11-11T11:11:00Z">
                        <w:rPr>
                          <w:ins w:id="64" w:author="Dong Kim" w:date="2025-11-11T11:10:00Z"/>
                        </w:rPr>
                      </w:rPrChange>
                    </w:rPr>
                  </w:pPr>
                  <w:ins w:id="65" w:author="Dong Kim" w:date="2025-11-11T11:10:00Z">
                    <w:r w:rsidRPr="001A7252">
                      <w:rPr>
                        <w:b/>
                        <w:bCs/>
                        <w:sz w:val="22"/>
                        <w:szCs w:val="22"/>
                        <w:rPrChange w:id="66" w:author="Dong Kim" w:date="2025-11-11T11:11:00Z">
                          <w:rPr>
                            <w:b/>
                            <w:bCs/>
                          </w:rPr>
                        </w:rPrChange>
                      </w:rPr>
                      <w:t>Boston College</w:t>
                    </w:r>
                  </w:ins>
                  <w:r>
                    <w:rPr>
                      <w:b/>
                      <w:bCs/>
                      <w:sz w:val="22"/>
                      <w:szCs w:val="22"/>
                    </w:rPr>
                    <w:t xml:space="preserve">, </w:t>
                  </w:r>
                  <w:ins w:id="67" w:author="Dong Kim" w:date="2025-11-11T11:10:00Z">
                    <w:r w:rsidRPr="001A7252">
                      <w:rPr>
                        <w:sz w:val="22"/>
                        <w:szCs w:val="22"/>
                        <w:rPrChange w:id="68" w:author="Dong Kim" w:date="2025-11-11T11:11:00Z">
                          <w:rPr/>
                        </w:rPrChange>
                      </w:rPr>
                      <w:t>Honors College of Arts and Sciences</w:t>
                    </w:r>
                  </w:ins>
                </w:p>
                <w:p w14:paraId="4234E96E" w14:textId="37254DA0" w:rsidR="00941BCA" w:rsidRPr="005511B7" w:rsidRDefault="00941BCA" w:rsidP="00525C65">
                  <w:pPr>
                    <w:rPr>
                      <w:ins w:id="69" w:author="Dong Kim" w:date="2025-11-11T11:10:00Z"/>
                      <w:sz w:val="22"/>
                      <w:szCs w:val="22"/>
                      <w:rPrChange w:id="70" w:author="Dong Kim" w:date="2025-11-11T11:11:00Z">
                        <w:rPr>
                          <w:ins w:id="71" w:author="Dong Kim" w:date="2025-11-11T11:10:00Z"/>
                        </w:rPr>
                      </w:rPrChange>
                    </w:rPr>
                  </w:pPr>
                  <w:ins w:id="72" w:author="Dong Kim" w:date="2025-11-11T11:10:00Z">
                    <w:r w:rsidRPr="001A7252">
                      <w:rPr>
                        <w:sz w:val="22"/>
                        <w:szCs w:val="22"/>
                        <w:rPrChange w:id="73" w:author="Dong Kim" w:date="2025-11-11T11:11:00Z">
                          <w:rPr/>
                        </w:rPrChange>
                      </w:rPr>
                      <w:t xml:space="preserve">  </w:t>
                    </w:r>
                    <w:r w:rsidRPr="001A7252">
                      <w:rPr>
                        <w:b/>
                        <w:bCs/>
                        <w:sz w:val="22"/>
                        <w:szCs w:val="22"/>
                        <w:rPrChange w:id="74" w:author="Dong Kim" w:date="2025-11-11T11:11:00Z">
                          <w:rPr>
                            <w:b/>
                            <w:bCs/>
                          </w:rPr>
                        </w:rPrChange>
                      </w:rPr>
                      <w:t>BS Biology</w:t>
                    </w:r>
                    <w:r w:rsidRPr="001A7252">
                      <w:rPr>
                        <w:sz w:val="22"/>
                        <w:szCs w:val="22"/>
                        <w:rPrChange w:id="75" w:author="Dong Kim" w:date="2025-11-11T11:11:00Z">
                          <w:rPr/>
                        </w:rPrChange>
                      </w:rPr>
                      <w:t xml:space="preserve">, </w:t>
                    </w:r>
                    <w:r w:rsidRPr="001A7252">
                      <w:rPr>
                        <w:i/>
                        <w:iCs/>
                        <w:sz w:val="22"/>
                        <w:szCs w:val="22"/>
                        <w:rPrChange w:id="76" w:author="Dong Kim" w:date="2025-11-11T11:11:00Z">
                          <w:rPr>
                            <w:i/>
                            <w:iCs/>
                          </w:rPr>
                        </w:rPrChange>
                      </w:rPr>
                      <w:t>cum laude</w:t>
                    </w:r>
                  </w:ins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  <w:p w14:paraId="02EC08D1" w14:textId="77777777" w:rsidR="00941BCA" w:rsidRPr="005511B7" w:rsidRDefault="00941BCA" w:rsidP="00525C65">
                  <w:pPr>
                    <w:rPr>
                      <w:ins w:id="77" w:author="Dong Kim" w:date="2025-11-11T11:10:00Z"/>
                      <w:sz w:val="22"/>
                      <w:szCs w:val="22"/>
                      <w:rPrChange w:id="78" w:author="Dong Kim" w:date="2025-11-11T11:11:00Z">
                        <w:rPr>
                          <w:ins w:id="79" w:author="Dong Kim" w:date="2025-11-11T11:10:00Z"/>
                        </w:rPr>
                      </w:rPrChange>
                    </w:rPr>
                  </w:pPr>
                  <w:ins w:id="80" w:author="Dong Kim" w:date="2025-11-11T11:10:00Z">
                    <w:r w:rsidRPr="001A7252">
                      <w:rPr>
                        <w:b/>
                        <w:bCs/>
                        <w:sz w:val="22"/>
                        <w:szCs w:val="22"/>
                        <w:rPrChange w:id="81" w:author="Dong Kim" w:date="2025-11-11T11:11:00Z">
                          <w:rPr>
                            <w:b/>
                            <w:bCs/>
                          </w:rPr>
                        </w:rPrChange>
                      </w:rPr>
                      <w:t xml:space="preserve">  BA Psychology</w:t>
                    </w:r>
                    <w:r w:rsidRPr="001A7252">
                      <w:rPr>
                        <w:sz w:val="22"/>
                        <w:szCs w:val="22"/>
                        <w:rPrChange w:id="82" w:author="Dong Kim" w:date="2025-11-11T11:11:00Z">
                          <w:rPr/>
                        </w:rPrChange>
                      </w:rPr>
                      <w:t xml:space="preserve">, </w:t>
                    </w:r>
                    <w:r w:rsidRPr="001A7252">
                      <w:rPr>
                        <w:i/>
                        <w:iCs/>
                        <w:sz w:val="22"/>
                        <w:szCs w:val="22"/>
                        <w:rPrChange w:id="83" w:author="Dong Kim" w:date="2025-11-11T11:11:00Z">
                          <w:rPr>
                            <w:i/>
                            <w:iCs/>
                          </w:rPr>
                        </w:rPrChange>
                      </w:rPr>
                      <w:t>magna cum laude</w:t>
                    </w:r>
                  </w:ins>
                </w:p>
              </w:tc>
              <w:tc>
                <w:tcPr>
                  <w:tcW w:w="828" w:type="pct"/>
                </w:tcPr>
                <w:p w14:paraId="67899BB1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August 2016</w:t>
                  </w:r>
                </w:p>
                <w:p w14:paraId="2526D1D5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  <w:p w14:paraId="44EBFBB8" w14:textId="77777777" w:rsidR="00941BCA" w:rsidRPr="00525C65" w:rsidRDefault="00941BCA" w:rsidP="00525C65">
                  <w:pPr>
                    <w:jc w:val="right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941BCA" w:rsidRPr="00D84706" w14:paraId="000C196F" w14:textId="77777777" w:rsidTr="00525C65">
              <w:tc>
                <w:tcPr>
                  <w:tcW w:w="4172" w:type="pct"/>
                </w:tcPr>
                <w:p w14:paraId="3523628F" w14:textId="77777777" w:rsidR="00941BCA" w:rsidRPr="00941BCA" w:rsidRDefault="00941BCA" w:rsidP="00525C65">
                  <w:pPr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828" w:type="pct"/>
                </w:tcPr>
                <w:p w14:paraId="2988CC23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A8D9059" w14:textId="4CBDF98E" w:rsidR="00941BCA" w:rsidRPr="001A7252" w:rsidRDefault="00941BCA" w:rsidP="006E5D6D">
            <w:pPr>
              <w:tabs>
                <w:tab w:val="left" w:pos="4675"/>
              </w:tabs>
              <w:rPr>
                <w:ins w:id="84" w:author="Dong Kim" w:date="2025-11-11T11:10:00Z"/>
                <w:sz w:val="22"/>
                <w:szCs w:val="22"/>
                <w:rPrChange w:id="85" w:author="Dong Kim" w:date="2025-11-11T11:11:00Z">
                  <w:rPr>
                    <w:ins w:id="86" w:author="Dong Kim" w:date="2025-11-11T11:10:00Z"/>
                  </w:rPr>
                </w:rPrChange>
              </w:rPr>
            </w:pPr>
          </w:p>
        </w:tc>
        <w:tc>
          <w:tcPr>
            <w:tcW w:w="1088" w:type="dxa"/>
          </w:tcPr>
          <w:p w14:paraId="7A81C462" w14:textId="77777777" w:rsidR="00941BCA" w:rsidRPr="00941BCA" w:rsidRDefault="00941BCA" w:rsidP="00525C65">
            <w:pPr>
              <w:rPr>
                <w:sz w:val="22"/>
                <w:szCs w:val="22"/>
              </w:rPr>
            </w:pPr>
          </w:p>
        </w:tc>
      </w:tr>
      <w:tr w:rsidR="00941BCA" w:rsidRPr="00525C65" w14:paraId="3BECF303" w14:textId="5F57E7C6" w:rsidTr="00941BCA">
        <w:trPr>
          <w:cantSplit/>
          <w:trHeight w:val="20"/>
        </w:trPr>
        <w:tc>
          <w:tcPr>
            <w:tcW w:w="3510" w:type="dxa"/>
            <w:shd w:val="clear" w:color="auto" w:fill="4C94D8" w:themeFill="text2" w:themeFillTint="80"/>
          </w:tcPr>
          <w:p w14:paraId="4F055359" w14:textId="77777777" w:rsidR="00941BCA" w:rsidRPr="00525C65" w:rsidRDefault="00941BCA" w:rsidP="00525C65">
            <w:pPr>
              <w:rPr>
                <w:sz w:val="22"/>
                <w:szCs w:val="22"/>
              </w:rPr>
            </w:pPr>
          </w:p>
        </w:tc>
        <w:tc>
          <w:tcPr>
            <w:tcW w:w="12240" w:type="dxa"/>
          </w:tcPr>
          <w:p w14:paraId="1A5B4EDB" w14:textId="21F2EAB6" w:rsidR="00941BCA" w:rsidRPr="00941BCA" w:rsidRDefault="00941BCA" w:rsidP="00941BCA">
            <w:pPr>
              <w:pStyle w:val="Heading1"/>
              <w:spacing w:before="24" w:after="24"/>
              <w:jc w:val="center"/>
            </w:pPr>
            <w:r>
              <w:t>Research Experience</w:t>
            </w:r>
          </w:p>
        </w:tc>
        <w:tc>
          <w:tcPr>
            <w:tcW w:w="1088" w:type="dxa"/>
          </w:tcPr>
          <w:p w14:paraId="4A6380A7" w14:textId="77777777" w:rsidR="00941BCA" w:rsidRDefault="00941BCA" w:rsidP="00941BCA">
            <w:pPr>
              <w:pStyle w:val="Heading1"/>
              <w:spacing w:before="24" w:after="24"/>
              <w:jc w:val="center"/>
            </w:pPr>
          </w:p>
        </w:tc>
      </w:tr>
      <w:tr w:rsidR="00941BCA" w:rsidRPr="00525C65" w14:paraId="79D77A8E" w14:textId="664B6BD2" w:rsidTr="00941BCA">
        <w:trPr>
          <w:cantSplit/>
          <w:trHeight w:val="20"/>
        </w:trPr>
        <w:tc>
          <w:tcPr>
            <w:tcW w:w="3510" w:type="dxa"/>
            <w:shd w:val="clear" w:color="auto" w:fill="4C94D8" w:themeFill="text2" w:themeFillTint="80"/>
          </w:tcPr>
          <w:p w14:paraId="1FD64989" w14:textId="77777777" w:rsidR="00941BCA" w:rsidRPr="00525C65" w:rsidRDefault="00941BCA" w:rsidP="006E5D6D">
            <w:pPr>
              <w:tabs>
                <w:tab w:val="left" w:pos="4675"/>
              </w:tabs>
              <w:rPr>
                <w:sz w:val="22"/>
                <w:szCs w:val="22"/>
              </w:rPr>
            </w:pPr>
          </w:p>
        </w:tc>
        <w:tc>
          <w:tcPr>
            <w:tcW w:w="12240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9396"/>
              <w:gridCol w:w="2628"/>
            </w:tblGrid>
            <w:tr w:rsidR="00941BCA" w:rsidRPr="00525C65" w14:paraId="51659066" w14:textId="65D8D8DA" w:rsidTr="00525C65">
              <w:tc>
                <w:tcPr>
                  <w:tcW w:w="3907" w:type="pct"/>
                </w:tcPr>
                <w:p w14:paraId="78BA979F" w14:textId="2C3CFA35" w:rsidR="00941BCA" w:rsidRPr="001A7252" w:rsidRDefault="00941BCA" w:rsidP="00525C65">
                  <w:pPr>
                    <w:rPr>
                      <w:b/>
                      <w:bCs/>
                      <w:sz w:val="22"/>
                      <w:szCs w:val="22"/>
                      <w:rPrChange w:id="87" w:author="Dong Kim" w:date="2025-11-11T11:11:00Z">
                        <w:rPr>
                          <w:b/>
                          <w:bCs/>
                        </w:rPr>
                      </w:rPrChange>
                    </w:rPr>
                  </w:pPr>
                  <w:del w:id="88" w:author="Dong Kim" w:date="2025-11-11T11:08:00Z">
                    <w:r w:rsidRPr="001A7252" w:rsidDel="001A7252">
                      <w:rPr>
                        <w:sz w:val="22"/>
                        <w:szCs w:val="22"/>
                        <w:rPrChange w:id="89" w:author="Dong Kim" w:date="2025-11-11T11:11:00Z">
                          <w:rPr/>
                        </w:rPrChange>
                      </w:rPr>
                      <w:delText xml:space="preserve"> </w:delText>
                    </w:r>
                  </w:del>
                  <w:r w:rsidRPr="001A7252">
                    <w:rPr>
                      <w:b/>
                      <w:bCs/>
                      <w:sz w:val="22"/>
                      <w:szCs w:val="22"/>
                      <w:rPrChange w:id="90" w:author="Dong Kim" w:date="2025-11-11T11:11:00Z">
                        <w:rPr>
                          <w:b/>
                          <w:bCs/>
                        </w:rPr>
                      </w:rPrChange>
                    </w:rPr>
                    <w:t>Chair of Research</w:t>
                  </w:r>
                </w:p>
                <w:p w14:paraId="2957B137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91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92" w:author="Dong Kim" w:date="2025-11-11T11:11:00Z">
                        <w:rPr/>
                      </w:rPrChange>
                    </w:rPr>
                    <w:t xml:space="preserve">  Student Surgery Interest Group</w:t>
                  </w:r>
                </w:p>
                <w:p w14:paraId="24364799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93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94" w:author="Dong Kim" w:date="2025-11-11T11:11:00Z">
                        <w:rPr/>
                      </w:rPrChange>
                    </w:rPr>
                    <w:t xml:space="preserve">  Jagiellonian University Medical College</w:t>
                  </w:r>
                </w:p>
              </w:tc>
              <w:tc>
                <w:tcPr>
                  <w:tcW w:w="1093" w:type="pct"/>
                </w:tcPr>
                <w:p w14:paraId="553995CF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95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96" w:author="Dong Kim" w:date="2025-11-11T11:11:00Z">
                        <w:rPr/>
                      </w:rPrChange>
                    </w:rPr>
                    <w:t xml:space="preserve">2024–2025 </w:t>
                  </w:r>
                </w:p>
                <w:p w14:paraId="1D34FD91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97" w:author="Dong Kim" w:date="2025-11-11T11:11:00Z">
                        <w:rPr/>
                      </w:rPrChange>
                    </w:rPr>
                  </w:pPr>
                </w:p>
                <w:p w14:paraId="1E58DFC6" w14:textId="77777777" w:rsidR="00941BCA" w:rsidRPr="00525C65" w:rsidDel="001A7252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62B395FB" w14:textId="73FDA934" w:rsidTr="00525C65">
              <w:tc>
                <w:tcPr>
                  <w:tcW w:w="3907" w:type="pct"/>
                </w:tcPr>
                <w:p w14:paraId="40616E66" w14:textId="77777777" w:rsidR="00941BCA" w:rsidRPr="001A7252" w:rsidRDefault="00941BCA" w:rsidP="00525C65">
                  <w:pPr>
                    <w:rPr>
                      <w:b/>
                      <w:bCs/>
                      <w:sz w:val="22"/>
                      <w:szCs w:val="22"/>
                      <w:rPrChange w:id="98" w:author="Dong Kim" w:date="2025-11-11T11:11:00Z">
                        <w:rPr>
                          <w:b/>
                          <w:bCs/>
                        </w:rPr>
                      </w:rPrChange>
                    </w:rPr>
                  </w:pPr>
                  <w:r w:rsidRPr="001A7252">
                    <w:rPr>
                      <w:b/>
                      <w:bCs/>
                      <w:sz w:val="22"/>
                      <w:szCs w:val="22"/>
                      <w:rPrChange w:id="99" w:author="Dong Kim" w:date="2025-11-11T11:11:00Z">
                        <w:rPr>
                          <w:b/>
                          <w:bCs/>
                        </w:rPr>
                      </w:rPrChange>
                    </w:rPr>
                    <w:t>Research Assistant</w:t>
                  </w:r>
                </w:p>
                <w:p w14:paraId="74D5149F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100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01" w:author="Dong Kim" w:date="2025-11-11T11:11:00Z">
                        <w:rPr/>
                      </w:rPrChange>
                    </w:rPr>
                    <w:t xml:space="preserve">  Konrad Malinowski’s Lab</w:t>
                  </w:r>
                </w:p>
                <w:p w14:paraId="2D85023C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102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03" w:author="Dong Kim" w:date="2025-11-11T11:11:00Z">
                        <w:rPr/>
                      </w:rPrChange>
                    </w:rPr>
                    <w:t xml:space="preserve">  Artromedical Orthopedic Clinic</w:t>
                  </w:r>
                </w:p>
              </w:tc>
              <w:tc>
                <w:tcPr>
                  <w:tcW w:w="1093" w:type="pct"/>
                </w:tcPr>
                <w:p w14:paraId="14F07593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04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05" w:author="Dong Kim" w:date="2025-11-11T11:11:00Z">
                        <w:rPr/>
                      </w:rPrChange>
                    </w:rPr>
                    <w:t xml:space="preserve">2023 – </w:t>
                  </w:r>
                  <w:ins w:id="106" w:author="Dong Kim" w:date="2025-11-11T11:08:00Z">
                    <w:r w:rsidRPr="001A7252">
                      <w:rPr>
                        <w:sz w:val="22"/>
                        <w:szCs w:val="22"/>
                        <w:rPrChange w:id="107" w:author="Dong Kim" w:date="2025-11-11T11:11:00Z">
                          <w:rPr/>
                        </w:rPrChange>
                      </w:rPr>
                      <w:t>Present</w:t>
                    </w:r>
                  </w:ins>
                </w:p>
                <w:p w14:paraId="67DB5055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08" w:author="Dong Kim" w:date="2025-11-11T11:11:00Z">
                        <w:rPr/>
                      </w:rPrChange>
                    </w:rPr>
                  </w:pPr>
                </w:p>
                <w:p w14:paraId="15F95677" w14:textId="77777777" w:rsidR="00941BCA" w:rsidRPr="00525C65" w:rsidRDefault="00941BCA" w:rsidP="00525C65">
                  <w:pPr>
                    <w:jc w:val="right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941BCA" w:rsidRPr="00525C65" w14:paraId="42D7952D" w14:textId="7719359A" w:rsidTr="00525C65">
              <w:tc>
                <w:tcPr>
                  <w:tcW w:w="3907" w:type="pct"/>
                </w:tcPr>
                <w:p w14:paraId="1E8DA463" w14:textId="77777777" w:rsidR="00941BCA" w:rsidRPr="001A7252" w:rsidRDefault="00941BCA" w:rsidP="00525C65">
                  <w:pPr>
                    <w:rPr>
                      <w:b/>
                      <w:bCs/>
                      <w:sz w:val="22"/>
                      <w:szCs w:val="22"/>
                      <w:rPrChange w:id="109" w:author="Dong Kim" w:date="2025-11-11T11:11:00Z">
                        <w:rPr>
                          <w:b/>
                          <w:bCs/>
                        </w:rPr>
                      </w:rPrChange>
                    </w:rPr>
                  </w:pPr>
                  <w:r w:rsidRPr="001A7252">
                    <w:rPr>
                      <w:b/>
                      <w:bCs/>
                      <w:sz w:val="22"/>
                      <w:szCs w:val="22"/>
                      <w:rPrChange w:id="110" w:author="Dong Kim" w:date="2025-11-11T11:11:00Z">
                        <w:rPr>
                          <w:b/>
                          <w:bCs/>
                        </w:rPr>
                      </w:rPrChange>
                    </w:rPr>
                    <w:t>Graduate Research Fellow</w:t>
                  </w:r>
                </w:p>
                <w:p w14:paraId="3AE83A83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111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12" w:author="Dong Kim" w:date="2025-11-11T11:11:00Z">
                        <w:rPr/>
                      </w:rPrChange>
                    </w:rPr>
                    <w:t xml:space="preserve">  The International Evidence-Based Anatomy Working Group</w:t>
                  </w:r>
                </w:p>
                <w:p w14:paraId="7A19978A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113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14" w:author="Dong Kim" w:date="2025-11-11T11:11:00Z">
                        <w:rPr/>
                      </w:rPrChange>
                    </w:rPr>
                    <w:t xml:space="preserve">  Jagiellonian University Medical College</w:t>
                  </w:r>
                </w:p>
              </w:tc>
              <w:tc>
                <w:tcPr>
                  <w:tcW w:w="1093" w:type="pct"/>
                </w:tcPr>
                <w:p w14:paraId="63A5B51A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15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16" w:author="Dong Kim" w:date="2025-11-11T11:11:00Z">
                        <w:rPr/>
                      </w:rPrChange>
                    </w:rPr>
                    <w:t xml:space="preserve">2022 – </w:t>
                  </w:r>
                  <w:ins w:id="117" w:author="Dong Kim" w:date="2025-11-11T11:09:00Z">
                    <w:r w:rsidRPr="001A7252">
                      <w:rPr>
                        <w:sz w:val="22"/>
                        <w:szCs w:val="22"/>
                        <w:rPrChange w:id="118" w:author="Dong Kim" w:date="2025-11-11T11:11:00Z">
                          <w:rPr/>
                        </w:rPrChange>
                      </w:rPr>
                      <w:t>Present</w:t>
                    </w:r>
                  </w:ins>
                </w:p>
                <w:p w14:paraId="672199AF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19" w:author="Dong Kim" w:date="2025-11-11T11:11:00Z">
                        <w:rPr/>
                      </w:rPrChange>
                    </w:rPr>
                  </w:pPr>
                </w:p>
                <w:p w14:paraId="7BE008DD" w14:textId="77777777" w:rsidR="00941BCA" w:rsidRPr="00525C65" w:rsidRDefault="00941BCA" w:rsidP="00525C65">
                  <w:pPr>
                    <w:jc w:val="right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941BCA" w:rsidRPr="00525C65" w14:paraId="38F00435" w14:textId="7C2583B8" w:rsidTr="00525C65">
              <w:tc>
                <w:tcPr>
                  <w:tcW w:w="3907" w:type="pct"/>
                </w:tcPr>
                <w:p w14:paraId="6382A58E" w14:textId="77777777" w:rsidR="00941BCA" w:rsidRPr="001A7252" w:rsidRDefault="00941BCA" w:rsidP="00525C65">
                  <w:pPr>
                    <w:rPr>
                      <w:b/>
                      <w:bCs/>
                      <w:sz w:val="22"/>
                      <w:szCs w:val="22"/>
                      <w:rPrChange w:id="120" w:author="Dong Kim" w:date="2025-11-11T11:11:00Z">
                        <w:rPr>
                          <w:b/>
                          <w:bCs/>
                        </w:rPr>
                      </w:rPrChange>
                    </w:rPr>
                  </w:pPr>
                  <w:r w:rsidRPr="001A7252">
                    <w:rPr>
                      <w:b/>
                      <w:bCs/>
                      <w:sz w:val="22"/>
                      <w:szCs w:val="22"/>
                      <w:rPrChange w:id="121" w:author="Dong Kim" w:date="2025-11-11T11:11:00Z">
                        <w:rPr>
                          <w:b/>
                          <w:bCs/>
                        </w:rPr>
                      </w:rPrChange>
                    </w:rPr>
                    <w:t>Student Researcher</w:t>
                  </w:r>
                </w:p>
                <w:p w14:paraId="261619FF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122" w:author="Dong Kim" w:date="2025-11-11T11:11:00Z">
                        <w:rPr/>
                      </w:rPrChange>
                    </w:rPr>
                  </w:pPr>
                  <w:r w:rsidRPr="001A7252">
                    <w:rPr>
                      <w:b/>
                      <w:bCs/>
                      <w:sz w:val="22"/>
                      <w:szCs w:val="22"/>
                      <w:rPrChange w:id="123" w:author="Dong Kim" w:date="2025-11-11T11:11:00Z">
                        <w:rPr>
                          <w:b/>
                          <w:bCs/>
                        </w:rPr>
                      </w:rPrChange>
                    </w:rPr>
                    <w:t xml:space="preserve">  </w:t>
                  </w:r>
                  <w:r w:rsidRPr="001A7252">
                    <w:rPr>
                      <w:sz w:val="22"/>
                      <w:szCs w:val="22"/>
                      <w:rPrChange w:id="124" w:author="Dong Kim" w:date="2025-11-11T11:11:00Z">
                        <w:rPr/>
                      </w:rPrChange>
                    </w:rPr>
                    <w:t>STN Surgical Anatomy</w:t>
                  </w:r>
                </w:p>
              </w:tc>
              <w:tc>
                <w:tcPr>
                  <w:tcW w:w="1093" w:type="pct"/>
                </w:tcPr>
                <w:p w14:paraId="0F11B65A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25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26" w:author="Dong Kim" w:date="2025-11-11T11:11:00Z">
                        <w:rPr/>
                      </w:rPrChange>
                    </w:rPr>
                    <w:t xml:space="preserve">2022 – </w:t>
                  </w:r>
                  <w:ins w:id="127" w:author="Dong Kim" w:date="2025-11-11T11:09:00Z">
                    <w:r w:rsidRPr="001A7252">
                      <w:rPr>
                        <w:sz w:val="22"/>
                        <w:szCs w:val="22"/>
                        <w:rPrChange w:id="128" w:author="Dong Kim" w:date="2025-11-11T11:11:00Z">
                          <w:rPr/>
                        </w:rPrChange>
                      </w:rPr>
                      <w:t>Present</w:t>
                    </w:r>
                  </w:ins>
                </w:p>
                <w:p w14:paraId="7328A655" w14:textId="77777777" w:rsidR="00941BCA" w:rsidRPr="00525C65" w:rsidRDefault="00941BCA" w:rsidP="00525C65">
                  <w:pPr>
                    <w:jc w:val="right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1F32C5B5" w14:textId="3310BE18" w:rsidR="00941BCA" w:rsidRPr="001A7252" w:rsidRDefault="00941BCA">
            <w:pPr>
              <w:rPr>
                <w:sz w:val="22"/>
                <w:szCs w:val="22"/>
                <w:rPrChange w:id="129" w:author="Dong Kim" w:date="2025-11-11T11:11:00Z">
                  <w:rPr/>
                </w:rPrChange>
              </w:rPr>
            </w:pPr>
          </w:p>
        </w:tc>
        <w:tc>
          <w:tcPr>
            <w:tcW w:w="1088" w:type="dxa"/>
          </w:tcPr>
          <w:p w14:paraId="7674395E" w14:textId="77777777" w:rsidR="00941BCA" w:rsidRPr="00941BCA" w:rsidDel="001A7252" w:rsidRDefault="00941BCA" w:rsidP="00525C65">
            <w:pPr>
              <w:rPr>
                <w:sz w:val="22"/>
                <w:szCs w:val="22"/>
              </w:rPr>
            </w:pPr>
          </w:p>
        </w:tc>
      </w:tr>
      <w:tr w:rsidR="00941BCA" w:rsidRPr="00525C65" w14:paraId="4FF51A62" w14:textId="63C9C26F" w:rsidTr="00941BCA">
        <w:trPr>
          <w:cantSplit/>
          <w:trHeight w:val="20"/>
        </w:trPr>
        <w:tc>
          <w:tcPr>
            <w:tcW w:w="3510" w:type="dxa"/>
            <w:shd w:val="clear" w:color="auto" w:fill="4C94D8" w:themeFill="text2" w:themeFillTint="80"/>
          </w:tcPr>
          <w:p w14:paraId="49268F96" w14:textId="77777777" w:rsidR="00941BCA" w:rsidRPr="00525C65" w:rsidRDefault="00941BCA" w:rsidP="006E5D6D">
            <w:pPr>
              <w:tabs>
                <w:tab w:val="left" w:pos="4675"/>
              </w:tabs>
              <w:rPr>
                <w:sz w:val="22"/>
                <w:szCs w:val="22"/>
              </w:rPr>
            </w:pPr>
          </w:p>
        </w:tc>
        <w:tc>
          <w:tcPr>
            <w:tcW w:w="12240" w:type="dxa"/>
          </w:tcPr>
          <w:p w14:paraId="675F5963" w14:textId="56A634C6" w:rsidR="00941BCA" w:rsidRPr="00941BCA" w:rsidDel="001A7252" w:rsidRDefault="00941BCA" w:rsidP="00941BCA">
            <w:pPr>
              <w:pStyle w:val="Heading1"/>
              <w:spacing w:before="24" w:after="24"/>
              <w:jc w:val="center"/>
            </w:pPr>
            <w:r>
              <w:t>Research Publications</w:t>
            </w:r>
          </w:p>
        </w:tc>
        <w:tc>
          <w:tcPr>
            <w:tcW w:w="1088" w:type="dxa"/>
          </w:tcPr>
          <w:p w14:paraId="4E34FCC2" w14:textId="77777777" w:rsidR="00941BCA" w:rsidRDefault="00941BCA" w:rsidP="00941BCA">
            <w:pPr>
              <w:pStyle w:val="Heading1"/>
              <w:spacing w:before="24" w:after="24"/>
              <w:jc w:val="center"/>
            </w:pPr>
          </w:p>
        </w:tc>
      </w:tr>
      <w:tr w:rsidR="00941BCA" w:rsidRPr="00525C65" w14:paraId="5DC1B131" w14:textId="61D16F8C" w:rsidTr="00941BCA">
        <w:trPr>
          <w:cantSplit/>
          <w:trHeight w:val="20"/>
        </w:trPr>
        <w:tc>
          <w:tcPr>
            <w:tcW w:w="3510" w:type="dxa"/>
            <w:shd w:val="clear" w:color="auto" w:fill="4C94D8" w:themeFill="text2" w:themeFillTint="80"/>
          </w:tcPr>
          <w:p w14:paraId="677E9AFC" w14:textId="671F5745" w:rsidR="00941BCA" w:rsidRPr="00525C65" w:rsidRDefault="00941BCA" w:rsidP="006E5D6D">
            <w:pPr>
              <w:tabs>
                <w:tab w:val="left" w:pos="4675"/>
              </w:tabs>
              <w:rPr>
                <w:sz w:val="22"/>
                <w:szCs w:val="22"/>
              </w:rPr>
            </w:pPr>
          </w:p>
        </w:tc>
        <w:tc>
          <w:tcPr>
            <w:tcW w:w="12240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707"/>
              <w:gridCol w:w="9612"/>
              <w:gridCol w:w="1705"/>
            </w:tblGrid>
            <w:tr w:rsidR="00D21147" w:rsidRPr="00525C65" w14:paraId="772D7AFB" w14:textId="77777777" w:rsidTr="00941BCA">
              <w:tc>
                <w:tcPr>
                  <w:tcW w:w="294" w:type="pct"/>
                </w:tcPr>
                <w:p w14:paraId="4CD1E0CB" w14:textId="7AA8F333" w:rsidR="00D21147" w:rsidRPr="00D21147" w:rsidRDefault="00D21147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3997" w:type="pct"/>
                </w:tcPr>
                <w:p w14:paraId="683A8F4F" w14:textId="77777777" w:rsidR="00D21147" w:rsidRDefault="00D21147" w:rsidP="00525C65">
                  <w:pPr>
                    <w:rPr>
                      <w:sz w:val="22"/>
                      <w:szCs w:val="22"/>
                    </w:rPr>
                  </w:pPr>
                  <w:r w:rsidRPr="00D21147">
                    <w:rPr>
                      <w:sz w:val="22"/>
                      <w:szCs w:val="22"/>
                    </w:rPr>
                    <w:t xml:space="preserve">Quadriceps Tendon-Bone vs All Soft-Tissue Autografts </w:t>
                  </w:r>
                  <w:proofErr w:type="gramStart"/>
                  <w:r w:rsidRPr="00D21147">
                    <w:rPr>
                      <w:sz w:val="22"/>
                      <w:szCs w:val="22"/>
                    </w:rPr>
                    <w:t>For</w:t>
                  </w:r>
                  <w:proofErr w:type="gramEnd"/>
                  <w:r w:rsidRPr="00D21147">
                    <w:rPr>
                      <w:sz w:val="22"/>
                      <w:szCs w:val="22"/>
                    </w:rPr>
                    <w:t xml:space="preserve"> Primary Anterior Cruciate Ligament Reconstruction: A Systematic Review And Meta-Analysis Of 7,748 Patients</w:t>
                  </w:r>
                </w:p>
                <w:p w14:paraId="2AA9B3C0" w14:textId="6AAC1D2F" w:rsidR="00D21147" w:rsidRPr="00D21147" w:rsidRDefault="00D21147" w:rsidP="00525C65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EFFORT Open Reviews</w:t>
                  </w:r>
                </w:p>
              </w:tc>
              <w:tc>
                <w:tcPr>
                  <w:tcW w:w="709" w:type="pct"/>
                </w:tcPr>
                <w:p w14:paraId="4B6184B9" w14:textId="1BDD8D34" w:rsidR="00D21147" w:rsidRPr="00D21147" w:rsidRDefault="00D21147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Submitted</w:t>
                  </w:r>
                </w:p>
              </w:tc>
            </w:tr>
            <w:tr w:rsidR="00941BCA" w:rsidRPr="00525C65" w14:paraId="1C12555B" w14:textId="6E7873BA" w:rsidTr="00941BCA">
              <w:tc>
                <w:tcPr>
                  <w:tcW w:w="294" w:type="pct"/>
                </w:tcPr>
                <w:p w14:paraId="3E29BDBD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30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31" w:author="Dong Kim" w:date="2025-11-11T11:11:00Z">
                        <w:rPr/>
                      </w:rPrChange>
                    </w:rPr>
                    <w:t>12</w:t>
                  </w:r>
                </w:p>
              </w:tc>
              <w:tc>
                <w:tcPr>
                  <w:tcW w:w="3997" w:type="pct"/>
                </w:tcPr>
                <w:p w14:paraId="451CB3A8" w14:textId="6D497800" w:rsidR="00941BCA" w:rsidRPr="001A7252" w:rsidRDefault="00941BCA" w:rsidP="00525C65">
                  <w:pPr>
                    <w:rPr>
                      <w:sz w:val="22"/>
                      <w:szCs w:val="22"/>
                      <w:rPrChange w:id="132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33" w:author="Dong Kim" w:date="2025-11-11T11:11:00Z">
                        <w:rPr/>
                      </w:rPrChange>
                    </w:rPr>
                    <w:t xml:space="preserve">Gluteal Complex is important in External Snapping Hip: intraoperative identification of syndrome origin and endoscopic stepwise release – a case series. </w:t>
                  </w:r>
                </w:p>
                <w:p w14:paraId="7775F303" w14:textId="0952B5FF" w:rsidR="00941BCA" w:rsidRPr="001A7252" w:rsidRDefault="00941BCA" w:rsidP="00525C65">
                  <w:pPr>
                    <w:rPr>
                      <w:sz w:val="22"/>
                      <w:szCs w:val="22"/>
                      <w:rPrChange w:id="134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35" w:author="Dong Kim" w:date="2025-11-11T11:11:00Z">
                        <w:rPr/>
                      </w:rPrChange>
                    </w:rPr>
                    <w:t>Journal of Hip Preservation Surgery</w:t>
                  </w:r>
                </w:p>
              </w:tc>
              <w:tc>
                <w:tcPr>
                  <w:tcW w:w="709" w:type="pct"/>
                </w:tcPr>
                <w:p w14:paraId="53A7D6C5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36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37" w:author="Dong Kim" w:date="2025-11-11T11:11:00Z">
                        <w:rPr/>
                      </w:rPrChange>
                    </w:rPr>
                    <w:t xml:space="preserve"> 2025-03</w:t>
                  </w:r>
                </w:p>
                <w:p w14:paraId="68E72A71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38" w:author="Dong Kim" w:date="2025-11-11T11:11:00Z">
                        <w:rPr/>
                      </w:rPrChange>
                    </w:rPr>
                  </w:pPr>
                </w:p>
                <w:p w14:paraId="4916136B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0A2C0B4E" w14:textId="7BA8E45F" w:rsidTr="00941BCA">
              <w:tc>
                <w:tcPr>
                  <w:tcW w:w="294" w:type="pct"/>
                </w:tcPr>
                <w:p w14:paraId="06614ACC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39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40" w:author="Dong Kim" w:date="2025-11-11T11:11:00Z">
                        <w:rPr/>
                      </w:rPrChange>
                    </w:rPr>
                    <w:t>11</w:t>
                  </w:r>
                </w:p>
              </w:tc>
              <w:tc>
                <w:tcPr>
                  <w:tcW w:w="3997" w:type="pct"/>
                </w:tcPr>
                <w:p w14:paraId="6D2136AF" w14:textId="77777777" w:rsidR="00941BCA" w:rsidRDefault="00941BCA" w:rsidP="00525C65">
                  <w:pPr>
                    <w:rPr>
                      <w:sz w:val="22"/>
                      <w:szCs w:val="22"/>
                    </w:rPr>
                  </w:pPr>
                  <w:r w:rsidRPr="001A7252">
                    <w:rPr>
                      <w:sz w:val="22"/>
                      <w:szCs w:val="22"/>
                      <w:rPrChange w:id="141" w:author="Dong Kim" w:date="2025-11-11T11:11:00Z">
                        <w:rPr/>
                      </w:rPrChange>
                    </w:rPr>
                    <w:t>Assessing Residual Moisture After Sterilization as an Overlooked Source of Intraoperative Bacterial Contamination in Knee Intra-articular Reconstructions Evaluating the Reliability of Routine Procedures and Tests.</w:t>
                  </w:r>
                </w:p>
                <w:p w14:paraId="53CE6C13" w14:textId="3032E869" w:rsidR="00941BCA" w:rsidRPr="001A7252" w:rsidRDefault="00941BCA" w:rsidP="00525C65">
                  <w:pPr>
                    <w:rPr>
                      <w:i/>
                      <w:iCs/>
                      <w:sz w:val="22"/>
                      <w:szCs w:val="22"/>
                      <w:rPrChange w:id="142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43" w:author="Dong Kim" w:date="2025-11-11T11:11:00Z">
                        <w:rPr/>
                      </w:rPrChange>
                    </w:rPr>
                    <w:t>Orthopaedic Journal of Sports Medicine</w:t>
                  </w:r>
                </w:p>
              </w:tc>
              <w:tc>
                <w:tcPr>
                  <w:tcW w:w="709" w:type="pct"/>
                </w:tcPr>
                <w:p w14:paraId="075419F4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44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45" w:author="Dong Kim" w:date="2025-11-11T11:11:00Z">
                        <w:rPr/>
                      </w:rPrChange>
                    </w:rPr>
                    <w:t>2025-01</w:t>
                  </w:r>
                </w:p>
                <w:p w14:paraId="40746481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  <w:p w14:paraId="19014321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29F47E71" w14:textId="63BBA49A" w:rsidTr="00941BCA">
              <w:tc>
                <w:tcPr>
                  <w:tcW w:w="294" w:type="pct"/>
                </w:tcPr>
                <w:p w14:paraId="56BA5B05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46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47" w:author="Dong Kim" w:date="2025-11-11T11:11:00Z">
                        <w:rPr/>
                      </w:rPrChange>
                    </w:rPr>
                    <w:fldChar w:fldCharType="begin"/>
                  </w:r>
                  <w:r w:rsidRPr="001A7252">
                    <w:rPr>
                      <w:sz w:val="22"/>
                      <w:szCs w:val="22"/>
                      <w:rPrChange w:id="148" w:author="Dong Kim" w:date="2025-11-11T11:11:00Z">
                        <w:rPr/>
                      </w:rPrChange>
                    </w:rPr>
                    <w:instrText>HYPERLINK "https://doi.org/10.1002/ksa.12438"</w:instrText>
                  </w:r>
                  <w:r w:rsidRPr="001A7252">
                    <w:rPr>
                      <w:sz w:val="22"/>
                      <w:szCs w:val="22"/>
                      <w:rPrChange w:id="149" w:author="Dong Kim" w:date="2025-11-11T11:11:00Z">
                        <w:rPr/>
                      </w:rPrChange>
                    </w:rPr>
                  </w:r>
                  <w:r w:rsidRPr="001A7252">
                    <w:rPr>
                      <w:sz w:val="22"/>
                      <w:szCs w:val="22"/>
                      <w:rPrChange w:id="150" w:author="Dong Kim" w:date="2025-11-11T11:11:00Z">
                        <w:rPr/>
                      </w:rPrChange>
                    </w:rPr>
                    <w:fldChar w:fldCharType="separate"/>
                  </w:r>
                  <w:r w:rsidRPr="001A7252">
                    <w:rPr>
                      <w:rStyle w:val="Hyperlink"/>
                      <w:sz w:val="22"/>
                      <w:szCs w:val="22"/>
                      <w:rPrChange w:id="151" w:author="Dong Kim" w:date="2025-11-11T11:11:00Z">
                        <w:rPr>
                          <w:rStyle w:val="Hyperlink"/>
                        </w:rPr>
                      </w:rPrChange>
                    </w:rPr>
                    <w:t>10</w:t>
                  </w:r>
                  <w:r w:rsidRPr="001A7252">
                    <w:rPr>
                      <w:sz w:val="22"/>
                      <w:szCs w:val="22"/>
                      <w:rPrChange w:id="152" w:author="Dong Kim" w:date="2025-11-11T11:11:00Z">
                        <w:rPr/>
                      </w:rPrChange>
                    </w:rPr>
                    <w:fldChar w:fldCharType="end"/>
                  </w:r>
                </w:p>
              </w:tc>
              <w:tc>
                <w:tcPr>
                  <w:tcW w:w="3997" w:type="pct"/>
                </w:tcPr>
                <w:p w14:paraId="7CE92C22" w14:textId="0AC23354" w:rsidR="00941BCA" w:rsidRPr="001A7252" w:rsidRDefault="00941BCA" w:rsidP="00525C65">
                  <w:pPr>
                    <w:rPr>
                      <w:i/>
                      <w:iCs/>
                      <w:sz w:val="22"/>
                      <w:szCs w:val="22"/>
                      <w:rPrChange w:id="153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54" w:author="Dong Kim" w:date="2025-11-11T11:11:00Z">
                        <w:rPr/>
                      </w:rPrChange>
                    </w:rPr>
                    <w:t>Lateral femoral impaction fractures during an ACL tear extend posteriorly on the weight-bearing area of the tibiofemoral joint. Knee Surgery Sports Traumatology &amp; Arthroscopy</w:t>
                  </w:r>
                </w:p>
              </w:tc>
              <w:tc>
                <w:tcPr>
                  <w:tcW w:w="709" w:type="pct"/>
                </w:tcPr>
                <w:p w14:paraId="4C4091EA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 w:rsidRPr="001A7252">
                    <w:rPr>
                      <w:sz w:val="22"/>
                      <w:szCs w:val="22"/>
                      <w:rPrChange w:id="155" w:author="Dong Kim" w:date="2025-11-11T11:11:00Z">
                        <w:rPr/>
                      </w:rPrChange>
                    </w:rPr>
                    <w:t>2024-10</w:t>
                  </w:r>
                </w:p>
                <w:p w14:paraId="1DEFE218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36A66269" w14:textId="007FDA2B" w:rsidTr="00941BCA">
              <w:tc>
                <w:tcPr>
                  <w:tcW w:w="294" w:type="pct"/>
                </w:tcPr>
                <w:p w14:paraId="23A3823B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56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57" w:author="Dong Kim" w:date="2025-11-11T11:11:00Z">
                        <w:rPr/>
                      </w:rPrChange>
                    </w:rPr>
                    <w:fldChar w:fldCharType="begin"/>
                  </w:r>
                  <w:r w:rsidRPr="001A7252">
                    <w:rPr>
                      <w:sz w:val="22"/>
                      <w:szCs w:val="22"/>
                      <w:rPrChange w:id="158" w:author="Dong Kim" w:date="2025-11-11T11:11:00Z">
                        <w:rPr/>
                      </w:rPrChange>
                    </w:rPr>
                    <w:instrText>HYPERLINK "https://doi.org/10.1002/ksa.12474"</w:instrText>
                  </w:r>
                  <w:r w:rsidRPr="001A7252">
                    <w:rPr>
                      <w:sz w:val="22"/>
                      <w:szCs w:val="22"/>
                      <w:rPrChange w:id="159" w:author="Dong Kim" w:date="2025-11-11T11:11:00Z">
                        <w:rPr/>
                      </w:rPrChange>
                    </w:rPr>
                  </w:r>
                  <w:r w:rsidRPr="001A7252">
                    <w:rPr>
                      <w:sz w:val="22"/>
                      <w:szCs w:val="22"/>
                      <w:rPrChange w:id="160" w:author="Dong Kim" w:date="2025-11-11T11:11:00Z">
                        <w:rPr/>
                      </w:rPrChange>
                    </w:rPr>
                    <w:fldChar w:fldCharType="separate"/>
                  </w:r>
                  <w:r w:rsidRPr="001A7252">
                    <w:rPr>
                      <w:rStyle w:val="Hyperlink"/>
                      <w:sz w:val="22"/>
                      <w:szCs w:val="22"/>
                      <w:rPrChange w:id="161" w:author="Dong Kim" w:date="2025-11-11T11:11:00Z">
                        <w:rPr>
                          <w:rStyle w:val="Hyperlink"/>
                        </w:rPr>
                      </w:rPrChange>
                    </w:rPr>
                    <w:t>9</w:t>
                  </w:r>
                  <w:r w:rsidRPr="001A7252">
                    <w:rPr>
                      <w:sz w:val="22"/>
                      <w:szCs w:val="22"/>
                      <w:rPrChange w:id="162" w:author="Dong Kim" w:date="2025-11-11T11:11:00Z">
                        <w:rPr/>
                      </w:rPrChange>
                    </w:rPr>
                    <w:fldChar w:fldCharType="end"/>
                  </w:r>
                </w:p>
              </w:tc>
              <w:tc>
                <w:tcPr>
                  <w:tcW w:w="3997" w:type="pct"/>
                </w:tcPr>
                <w:p w14:paraId="04EF6EF3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163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64" w:author="Dong Kim" w:date="2025-11-11T11:11:00Z">
                        <w:rPr/>
                      </w:rPrChange>
                    </w:rPr>
                    <w:t xml:space="preserve">Evidence-based research in orthopaedics, sports medicine and rehabilitation-Why new studies should rely on earlier work. </w:t>
                  </w:r>
                </w:p>
                <w:p w14:paraId="55AB857A" w14:textId="13E64B9C" w:rsidR="00941BCA" w:rsidRPr="001A7252" w:rsidRDefault="00941BCA" w:rsidP="00525C65">
                  <w:pPr>
                    <w:rPr>
                      <w:i/>
                      <w:iCs/>
                      <w:sz w:val="22"/>
                      <w:szCs w:val="22"/>
                      <w:rPrChange w:id="165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66" w:author="Dong Kim" w:date="2025-11-11T11:11:00Z">
                        <w:rPr/>
                      </w:rPrChange>
                    </w:rPr>
                    <w:t>Knee Surgery Sports Traumatology &amp; Arthroscopy</w:t>
                  </w:r>
                </w:p>
              </w:tc>
              <w:tc>
                <w:tcPr>
                  <w:tcW w:w="709" w:type="pct"/>
                </w:tcPr>
                <w:p w14:paraId="642A8ACF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67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68" w:author="Dong Kim" w:date="2025-11-11T11:11:00Z">
                        <w:rPr/>
                      </w:rPrChange>
                    </w:rPr>
                    <w:t>2024-10</w:t>
                  </w:r>
                </w:p>
                <w:p w14:paraId="149CDC49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379F4AE7" w14:textId="35811B25" w:rsidTr="00941BCA">
              <w:tc>
                <w:tcPr>
                  <w:tcW w:w="294" w:type="pct"/>
                </w:tcPr>
                <w:p w14:paraId="281A1A1B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69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70" w:author="Dong Kim" w:date="2025-11-11T11:11:00Z">
                        <w:rPr/>
                      </w:rPrChange>
                    </w:rPr>
                    <w:fldChar w:fldCharType="begin"/>
                  </w:r>
                  <w:r w:rsidRPr="001A7252">
                    <w:rPr>
                      <w:sz w:val="22"/>
                      <w:szCs w:val="22"/>
                      <w:rPrChange w:id="171" w:author="Dong Kim" w:date="2025-11-11T11:11:00Z">
                        <w:rPr/>
                      </w:rPrChange>
                    </w:rPr>
                    <w:instrText>HYPERLINK "https://doi.org/10.1007/s00264-023-05961-0"</w:instrText>
                  </w:r>
                  <w:r w:rsidRPr="001A7252">
                    <w:rPr>
                      <w:sz w:val="22"/>
                      <w:szCs w:val="22"/>
                      <w:rPrChange w:id="172" w:author="Dong Kim" w:date="2025-11-11T11:11:00Z">
                        <w:rPr/>
                      </w:rPrChange>
                    </w:rPr>
                  </w:r>
                  <w:r w:rsidRPr="001A7252">
                    <w:rPr>
                      <w:sz w:val="22"/>
                      <w:szCs w:val="22"/>
                      <w:rPrChange w:id="173" w:author="Dong Kim" w:date="2025-11-11T11:11:00Z">
                        <w:rPr/>
                      </w:rPrChange>
                    </w:rPr>
                    <w:fldChar w:fldCharType="separate"/>
                  </w:r>
                  <w:r w:rsidRPr="001A7252">
                    <w:rPr>
                      <w:rStyle w:val="Hyperlink"/>
                      <w:sz w:val="22"/>
                      <w:szCs w:val="22"/>
                      <w:rPrChange w:id="174" w:author="Dong Kim" w:date="2025-11-11T11:11:00Z">
                        <w:rPr>
                          <w:rStyle w:val="Hyperlink"/>
                        </w:rPr>
                      </w:rPrChange>
                    </w:rPr>
                    <w:t>8</w:t>
                  </w:r>
                  <w:r w:rsidRPr="001A7252">
                    <w:rPr>
                      <w:sz w:val="22"/>
                      <w:szCs w:val="22"/>
                      <w:rPrChange w:id="175" w:author="Dong Kim" w:date="2025-11-11T11:11:00Z">
                        <w:rPr/>
                      </w:rPrChange>
                    </w:rPr>
                    <w:fldChar w:fldCharType="end"/>
                  </w:r>
                </w:p>
              </w:tc>
              <w:tc>
                <w:tcPr>
                  <w:tcW w:w="3997" w:type="pct"/>
                </w:tcPr>
                <w:p w14:paraId="7FB9C691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176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77" w:author="Dong Kim" w:date="2025-11-11T11:11:00Z">
                        <w:rPr/>
                      </w:rPrChange>
                    </w:rPr>
                    <w:t xml:space="preserve">Gluteal Complex is important in External Snapping Hip: intraoperative identification of syndrome origin and endoscopic stepwise release-a case series. </w:t>
                  </w:r>
                </w:p>
                <w:p w14:paraId="750E37AF" w14:textId="7D855924" w:rsidR="00941BCA" w:rsidRPr="001A7252" w:rsidRDefault="00941BCA" w:rsidP="00525C65">
                  <w:pPr>
                    <w:rPr>
                      <w:i/>
                      <w:iCs/>
                      <w:sz w:val="22"/>
                      <w:szCs w:val="22"/>
                      <w:rPrChange w:id="178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79" w:author="Dong Kim" w:date="2025-11-11T11:11:00Z">
                        <w:rPr/>
                      </w:rPrChange>
                    </w:rPr>
                    <w:t>International Orthopaedics</w:t>
                  </w:r>
                </w:p>
              </w:tc>
              <w:tc>
                <w:tcPr>
                  <w:tcW w:w="709" w:type="pct"/>
                </w:tcPr>
                <w:p w14:paraId="4F1C0802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 w:rsidRPr="001A7252">
                    <w:rPr>
                      <w:sz w:val="22"/>
                      <w:szCs w:val="22"/>
                      <w:rPrChange w:id="180" w:author="Dong Kim" w:date="2025-11-11T11:11:00Z">
                        <w:rPr/>
                      </w:rPrChange>
                    </w:rPr>
                    <w:t>2024-02</w:t>
                  </w:r>
                </w:p>
                <w:p w14:paraId="016C0248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81" w:author="Dong Kim" w:date="2025-11-11T11:11:00Z">
                        <w:rPr/>
                      </w:rPrChange>
                    </w:rPr>
                  </w:pPr>
                </w:p>
                <w:p w14:paraId="1A950D03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02609754" w14:textId="2478FB2D" w:rsidTr="00941BCA">
              <w:tc>
                <w:tcPr>
                  <w:tcW w:w="294" w:type="pct"/>
                </w:tcPr>
                <w:p w14:paraId="75096345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82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83" w:author="Dong Kim" w:date="2025-11-11T11:11:00Z">
                        <w:rPr/>
                      </w:rPrChange>
                    </w:rPr>
                    <w:fldChar w:fldCharType="begin"/>
                  </w:r>
                  <w:r w:rsidRPr="001A7252">
                    <w:rPr>
                      <w:sz w:val="22"/>
                      <w:szCs w:val="22"/>
                      <w:rPrChange w:id="184" w:author="Dong Kim" w:date="2025-11-11T11:11:00Z">
                        <w:rPr/>
                      </w:rPrChange>
                    </w:rPr>
                    <w:instrText>HYPERLINK "https://doi.org/10.1186/s40634-023-00703-y"</w:instrText>
                  </w:r>
                  <w:r w:rsidRPr="001A7252">
                    <w:rPr>
                      <w:sz w:val="22"/>
                      <w:szCs w:val="22"/>
                      <w:rPrChange w:id="185" w:author="Dong Kim" w:date="2025-11-11T11:11:00Z">
                        <w:rPr/>
                      </w:rPrChange>
                    </w:rPr>
                  </w:r>
                  <w:r w:rsidRPr="001A7252">
                    <w:rPr>
                      <w:sz w:val="22"/>
                      <w:szCs w:val="22"/>
                      <w:rPrChange w:id="186" w:author="Dong Kim" w:date="2025-11-11T11:11:00Z">
                        <w:rPr/>
                      </w:rPrChange>
                    </w:rPr>
                    <w:fldChar w:fldCharType="separate"/>
                  </w:r>
                  <w:r w:rsidRPr="001A7252">
                    <w:rPr>
                      <w:rStyle w:val="Hyperlink"/>
                      <w:sz w:val="22"/>
                      <w:szCs w:val="22"/>
                      <w:rPrChange w:id="187" w:author="Dong Kim" w:date="2025-11-11T11:11:00Z">
                        <w:rPr>
                          <w:rStyle w:val="Hyperlink"/>
                        </w:rPr>
                      </w:rPrChange>
                    </w:rPr>
                    <w:t>7</w:t>
                  </w:r>
                  <w:r w:rsidRPr="001A7252">
                    <w:rPr>
                      <w:sz w:val="22"/>
                      <w:szCs w:val="22"/>
                      <w:rPrChange w:id="188" w:author="Dong Kim" w:date="2025-11-11T11:11:00Z">
                        <w:rPr/>
                      </w:rPrChange>
                    </w:rPr>
                    <w:fldChar w:fldCharType="end"/>
                  </w:r>
                </w:p>
              </w:tc>
              <w:tc>
                <w:tcPr>
                  <w:tcW w:w="3997" w:type="pct"/>
                </w:tcPr>
                <w:p w14:paraId="4605AD6B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189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90" w:author="Dong Kim" w:date="2025-11-11T11:11:00Z">
                        <w:rPr/>
                      </w:rPrChange>
                    </w:rPr>
                    <w:t>Knee extension contracture with fixed anterior tibia subluxation treated with PCL     release and quadricepsplasty: a case report.</w:t>
                  </w:r>
                </w:p>
                <w:p w14:paraId="7164E5D5" w14:textId="150398B2" w:rsidR="00941BCA" w:rsidRPr="001A7252" w:rsidRDefault="00941BCA" w:rsidP="00525C65">
                  <w:pPr>
                    <w:rPr>
                      <w:sz w:val="22"/>
                      <w:szCs w:val="22"/>
                      <w:rPrChange w:id="191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92" w:author="Dong Kim" w:date="2025-11-11T11:11:00Z">
                        <w:rPr/>
                      </w:rPrChange>
                    </w:rPr>
                    <w:t xml:space="preserve">Journal of Experimental Orthopaedics </w:t>
                  </w:r>
                </w:p>
              </w:tc>
              <w:tc>
                <w:tcPr>
                  <w:tcW w:w="709" w:type="pct"/>
                </w:tcPr>
                <w:p w14:paraId="27A0378F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 w:rsidRPr="001A7252">
                    <w:rPr>
                      <w:sz w:val="22"/>
                      <w:szCs w:val="22"/>
                      <w:rPrChange w:id="193" w:author="Dong Kim" w:date="2025-11-11T11:11:00Z">
                        <w:rPr/>
                      </w:rPrChange>
                    </w:rPr>
                    <w:t>2023-11</w:t>
                  </w:r>
                </w:p>
                <w:p w14:paraId="023B6C2D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433BAAB0" w14:textId="0E00C84F" w:rsidTr="00941BCA">
              <w:tc>
                <w:tcPr>
                  <w:tcW w:w="294" w:type="pct"/>
                </w:tcPr>
                <w:p w14:paraId="4E9A3434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194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195" w:author="Dong Kim" w:date="2025-11-11T11:11:00Z">
                        <w:rPr/>
                      </w:rPrChange>
                    </w:rPr>
                    <w:fldChar w:fldCharType="begin"/>
                  </w:r>
                  <w:r w:rsidRPr="001A7252">
                    <w:rPr>
                      <w:sz w:val="22"/>
                      <w:szCs w:val="22"/>
                      <w:rPrChange w:id="196" w:author="Dong Kim" w:date="2025-11-11T11:11:00Z">
                        <w:rPr/>
                      </w:rPrChange>
                    </w:rPr>
                    <w:instrText>HYPERLINK "https://doi.org/10.1016/j.eats.2023.08.001"</w:instrText>
                  </w:r>
                  <w:r w:rsidRPr="001A7252">
                    <w:rPr>
                      <w:sz w:val="22"/>
                      <w:szCs w:val="22"/>
                      <w:rPrChange w:id="197" w:author="Dong Kim" w:date="2025-11-11T11:11:00Z">
                        <w:rPr/>
                      </w:rPrChange>
                    </w:rPr>
                  </w:r>
                  <w:r w:rsidRPr="001A7252">
                    <w:rPr>
                      <w:sz w:val="22"/>
                      <w:szCs w:val="22"/>
                      <w:rPrChange w:id="198" w:author="Dong Kim" w:date="2025-11-11T11:11:00Z">
                        <w:rPr/>
                      </w:rPrChange>
                    </w:rPr>
                    <w:fldChar w:fldCharType="separate"/>
                  </w:r>
                  <w:r w:rsidRPr="001A7252">
                    <w:rPr>
                      <w:rStyle w:val="Hyperlink"/>
                      <w:sz w:val="22"/>
                      <w:szCs w:val="22"/>
                      <w:rPrChange w:id="199" w:author="Dong Kim" w:date="2025-11-11T11:11:00Z">
                        <w:rPr>
                          <w:rStyle w:val="Hyperlink"/>
                        </w:rPr>
                      </w:rPrChange>
                    </w:rPr>
                    <w:t>6</w:t>
                  </w:r>
                  <w:r w:rsidRPr="001A7252">
                    <w:rPr>
                      <w:sz w:val="22"/>
                      <w:szCs w:val="22"/>
                      <w:rPrChange w:id="200" w:author="Dong Kim" w:date="2025-11-11T11:11:00Z">
                        <w:rPr/>
                      </w:rPrChange>
                    </w:rPr>
                    <w:fldChar w:fldCharType="end"/>
                  </w:r>
                </w:p>
              </w:tc>
              <w:tc>
                <w:tcPr>
                  <w:tcW w:w="3997" w:type="pct"/>
                </w:tcPr>
                <w:p w14:paraId="7E850E16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201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02" w:author="Dong Kim" w:date="2025-11-11T11:11:00Z">
                        <w:rPr/>
                      </w:rPrChange>
                    </w:rPr>
                    <w:t>Patellar Base Support Technique During Manipulation Under Anesthesia for Knee Arthrofibrosis Limits the Risk of Iatrogenic Complications.</w:t>
                  </w:r>
                </w:p>
                <w:p w14:paraId="3FCA7868" w14:textId="62DACA05" w:rsidR="00941BCA" w:rsidRPr="001A7252" w:rsidRDefault="00941BCA" w:rsidP="00525C65">
                  <w:pPr>
                    <w:rPr>
                      <w:sz w:val="22"/>
                      <w:szCs w:val="22"/>
                      <w:rPrChange w:id="203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04" w:author="Dong Kim" w:date="2025-11-11T11:11:00Z">
                        <w:rPr/>
                      </w:rPrChange>
                    </w:rPr>
                    <w:t>Arthroscopy Techniques</w:t>
                  </w:r>
                </w:p>
              </w:tc>
              <w:tc>
                <w:tcPr>
                  <w:tcW w:w="709" w:type="pct"/>
                </w:tcPr>
                <w:p w14:paraId="488033A7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 w:rsidRPr="001A7252">
                    <w:rPr>
                      <w:sz w:val="22"/>
                      <w:szCs w:val="22"/>
                      <w:rPrChange w:id="205" w:author="Dong Kim" w:date="2025-11-11T11:11:00Z">
                        <w:rPr/>
                      </w:rPrChange>
                    </w:rPr>
                    <w:t>2023-11</w:t>
                  </w:r>
                </w:p>
                <w:p w14:paraId="06131897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2A1AE85A" w14:textId="63A1A44A" w:rsidTr="00941BCA">
              <w:tc>
                <w:tcPr>
                  <w:tcW w:w="294" w:type="pct"/>
                </w:tcPr>
                <w:p w14:paraId="630FF3E8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206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07" w:author="Dong Kim" w:date="2025-11-11T11:11:00Z">
                        <w:rPr/>
                      </w:rPrChange>
                    </w:rPr>
                    <w:fldChar w:fldCharType="begin"/>
                  </w:r>
                  <w:r w:rsidRPr="001A7252">
                    <w:rPr>
                      <w:sz w:val="22"/>
                      <w:szCs w:val="22"/>
                      <w:rPrChange w:id="208" w:author="Dong Kim" w:date="2025-11-11T11:11:00Z">
                        <w:rPr/>
                      </w:rPrChange>
                    </w:rPr>
                    <w:instrText>HYPERLINK "https://doi.org/10.1016/j.eats.2023.08.007"</w:instrText>
                  </w:r>
                  <w:r w:rsidRPr="001A7252">
                    <w:rPr>
                      <w:sz w:val="22"/>
                      <w:szCs w:val="22"/>
                      <w:rPrChange w:id="209" w:author="Dong Kim" w:date="2025-11-11T11:11:00Z">
                        <w:rPr/>
                      </w:rPrChange>
                    </w:rPr>
                  </w:r>
                  <w:r w:rsidRPr="001A7252">
                    <w:rPr>
                      <w:sz w:val="22"/>
                      <w:szCs w:val="22"/>
                      <w:rPrChange w:id="210" w:author="Dong Kim" w:date="2025-11-11T11:11:00Z">
                        <w:rPr/>
                      </w:rPrChange>
                    </w:rPr>
                    <w:fldChar w:fldCharType="separate"/>
                  </w:r>
                  <w:r w:rsidRPr="001A7252">
                    <w:rPr>
                      <w:rStyle w:val="Hyperlink"/>
                      <w:sz w:val="22"/>
                      <w:szCs w:val="22"/>
                      <w:rPrChange w:id="211" w:author="Dong Kim" w:date="2025-11-11T11:11:00Z">
                        <w:rPr>
                          <w:rStyle w:val="Hyperlink"/>
                        </w:rPr>
                      </w:rPrChange>
                    </w:rPr>
                    <w:t>5</w:t>
                  </w:r>
                  <w:r w:rsidRPr="001A7252">
                    <w:rPr>
                      <w:sz w:val="22"/>
                      <w:szCs w:val="22"/>
                      <w:rPrChange w:id="212" w:author="Dong Kim" w:date="2025-11-11T11:11:00Z">
                        <w:rPr/>
                      </w:rPrChange>
                    </w:rPr>
                    <w:fldChar w:fldCharType="end"/>
                  </w:r>
                </w:p>
              </w:tc>
              <w:tc>
                <w:tcPr>
                  <w:tcW w:w="3997" w:type="pct"/>
                </w:tcPr>
                <w:p w14:paraId="5C0AECE2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213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14" w:author="Dong Kim" w:date="2025-11-11T11:11:00Z">
                        <w:rPr/>
                      </w:rPrChange>
                    </w:rPr>
                    <w:t>Arthroscopic Trans-septal Portal of the Knee with Direct Visualization and No Need for Posterolateral Portal Creation.</w:t>
                  </w:r>
                </w:p>
                <w:p w14:paraId="3B15977E" w14:textId="517A4DE3" w:rsidR="00941BCA" w:rsidRPr="001A7252" w:rsidRDefault="00941BCA" w:rsidP="00525C65">
                  <w:pPr>
                    <w:rPr>
                      <w:i/>
                      <w:iCs/>
                      <w:sz w:val="22"/>
                      <w:szCs w:val="22"/>
                      <w:rPrChange w:id="215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16" w:author="Dong Kim" w:date="2025-11-11T11:11:00Z">
                        <w:rPr/>
                      </w:rPrChange>
                    </w:rPr>
                    <w:t>Arthroscopy Techniques</w:t>
                  </w:r>
                </w:p>
              </w:tc>
              <w:tc>
                <w:tcPr>
                  <w:tcW w:w="709" w:type="pct"/>
                </w:tcPr>
                <w:p w14:paraId="794A76AD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 w:rsidRPr="001A7252">
                    <w:rPr>
                      <w:sz w:val="22"/>
                      <w:szCs w:val="22"/>
                      <w:rPrChange w:id="217" w:author="Dong Kim" w:date="2025-11-11T11:11:00Z">
                        <w:rPr/>
                      </w:rPrChange>
                    </w:rPr>
                    <w:t>2023-11</w:t>
                  </w:r>
                </w:p>
                <w:p w14:paraId="7CA0F917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3CB7F5C0" w14:textId="71E2008B" w:rsidTr="00941BCA">
              <w:tc>
                <w:tcPr>
                  <w:tcW w:w="294" w:type="pct"/>
                </w:tcPr>
                <w:p w14:paraId="6550A101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218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19" w:author="Dong Kim" w:date="2025-11-11T11:11:00Z">
                        <w:rPr/>
                      </w:rPrChange>
                    </w:rPr>
                    <w:fldChar w:fldCharType="begin"/>
                  </w:r>
                  <w:r w:rsidRPr="001A7252">
                    <w:rPr>
                      <w:sz w:val="22"/>
                      <w:szCs w:val="22"/>
                      <w:rPrChange w:id="220" w:author="Dong Kim" w:date="2025-11-11T11:11:00Z">
                        <w:rPr/>
                      </w:rPrChange>
                    </w:rPr>
                    <w:instrText>HYPERLINK "https://doi.org/10.1016/j.eats.2023.04.022"</w:instrText>
                  </w:r>
                  <w:r w:rsidRPr="001A7252">
                    <w:rPr>
                      <w:sz w:val="22"/>
                      <w:szCs w:val="22"/>
                      <w:rPrChange w:id="221" w:author="Dong Kim" w:date="2025-11-11T11:11:00Z">
                        <w:rPr/>
                      </w:rPrChange>
                    </w:rPr>
                  </w:r>
                  <w:r w:rsidRPr="001A7252">
                    <w:rPr>
                      <w:sz w:val="22"/>
                      <w:szCs w:val="22"/>
                      <w:rPrChange w:id="222" w:author="Dong Kim" w:date="2025-11-11T11:11:00Z">
                        <w:rPr/>
                      </w:rPrChange>
                    </w:rPr>
                    <w:fldChar w:fldCharType="separate"/>
                  </w:r>
                  <w:r w:rsidRPr="001A7252">
                    <w:rPr>
                      <w:rStyle w:val="Hyperlink"/>
                      <w:sz w:val="22"/>
                      <w:szCs w:val="22"/>
                      <w:rPrChange w:id="223" w:author="Dong Kim" w:date="2025-11-11T11:11:00Z">
                        <w:rPr>
                          <w:rStyle w:val="Hyperlink"/>
                        </w:rPr>
                      </w:rPrChange>
                    </w:rPr>
                    <w:t>4</w:t>
                  </w:r>
                  <w:r w:rsidRPr="001A7252">
                    <w:rPr>
                      <w:sz w:val="22"/>
                      <w:szCs w:val="22"/>
                      <w:rPrChange w:id="224" w:author="Dong Kim" w:date="2025-11-11T11:11:00Z">
                        <w:rPr/>
                      </w:rPrChange>
                    </w:rPr>
                    <w:fldChar w:fldCharType="end"/>
                  </w:r>
                </w:p>
              </w:tc>
              <w:tc>
                <w:tcPr>
                  <w:tcW w:w="3997" w:type="pct"/>
                </w:tcPr>
                <w:p w14:paraId="35DE92BB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225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26" w:author="Dong Kim" w:date="2025-11-11T11:11:00Z">
                        <w:rPr/>
                      </w:rPrChange>
                    </w:rPr>
                    <w:t xml:space="preserve">ACL Mucoid Degeneration-Anterior and Posterior Arthroscopic Decompression for Combined Knee Flexion-Extension Deficit. </w:t>
                  </w:r>
                </w:p>
                <w:p w14:paraId="505CB2F7" w14:textId="43FC01D1" w:rsidR="00941BCA" w:rsidRPr="001A7252" w:rsidRDefault="00941BCA" w:rsidP="00525C65">
                  <w:pPr>
                    <w:rPr>
                      <w:sz w:val="22"/>
                      <w:szCs w:val="22"/>
                      <w:rPrChange w:id="227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28" w:author="Dong Kim" w:date="2025-11-11T11:11:00Z">
                        <w:rPr/>
                      </w:rPrChange>
                    </w:rPr>
                    <w:t xml:space="preserve">Arthroscopy Techniques </w:t>
                  </w:r>
                </w:p>
              </w:tc>
              <w:tc>
                <w:tcPr>
                  <w:tcW w:w="709" w:type="pct"/>
                </w:tcPr>
                <w:p w14:paraId="38B7CDAC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 w:rsidRPr="001A7252">
                    <w:rPr>
                      <w:sz w:val="22"/>
                      <w:szCs w:val="22"/>
                      <w:rPrChange w:id="229" w:author="Dong Kim" w:date="2025-11-11T11:11:00Z">
                        <w:rPr/>
                      </w:rPrChange>
                    </w:rPr>
                    <w:t>2023-08</w:t>
                  </w:r>
                </w:p>
                <w:p w14:paraId="574C2CA2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301DBE6C" w14:textId="3BD25D06" w:rsidTr="00941BCA">
              <w:tc>
                <w:tcPr>
                  <w:tcW w:w="294" w:type="pct"/>
                </w:tcPr>
                <w:p w14:paraId="785B98B8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230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31" w:author="Dong Kim" w:date="2025-11-11T11:11:00Z">
                        <w:rPr/>
                      </w:rPrChange>
                    </w:rPr>
                    <w:fldChar w:fldCharType="begin"/>
                  </w:r>
                  <w:r w:rsidRPr="001A7252">
                    <w:rPr>
                      <w:sz w:val="22"/>
                      <w:szCs w:val="22"/>
                      <w:rPrChange w:id="232" w:author="Dong Kim" w:date="2025-11-11T11:11:00Z">
                        <w:rPr/>
                      </w:rPrChange>
                    </w:rPr>
                    <w:instrText>HYPERLINK "https://doi.org/10.1007/s00264-023-05868-w"</w:instrText>
                  </w:r>
                  <w:r w:rsidRPr="001A7252">
                    <w:rPr>
                      <w:sz w:val="22"/>
                      <w:szCs w:val="22"/>
                      <w:rPrChange w:id="233" w:author="Dong Kim" w:date="2025-11-11T11:11:00Z">
                        <w:rPr/>
                      </w:rPrChange>
                    </w:rPr>
                  </w:r>
                  <w:r w:rsidRPr="001A7252">
                    <w:rPr>
                      <w:sz w:val="22"/>
                      <w:szCs w:val="22"/>
                      <w:rPrChange w:id="234" w:author="Dong Kim" w:date="2025-11-11T11:11:00Z">
                        <w:rPr/>
                      </w:rPrChange>
                    </w:rPr>
                    <w:fldChar w:fldCharType="separate"/>
                  </w:r>
                  <w:r w:rsidRPr="001A7252">
                    <w:rPr>
                      <w:rStyle w:val="Hyperlink"/>
                      <w:sz w:val="22"/>
                      <w:szCs w:val="22"/>
                      <w:rPrChange w:id="235" w:author="Dong Kim" w:date="2025-11-11T11:11:00Z">
                        <w:rPr>
                          <w:rStyle w:val="Hyperlink"/>
                        </w:rPr>
                      </w:rPrChange>
                    </w:rPr>
                    <w:t>3</w:t>
                  </w:r>
                  <w:r w:rsidRPr="001A7252">
                    <w:rPr>
                      <w:sz w:val="22"/>
                      <w:szCs w:val="22"/>
                      <w:rPrChange w:id="236" w:author="Dong Kim" w:date="2025-11-11T11:11:00Z">
                        <w:rPr/>
                      </w:rPrChange>
                    </w:rPr>
                    <w:fldChar w:fldCharType="end"/>
                  </w:r>
                </w:p>
              </w:tc>
              <w:tc>
                <w:tcPr>
                  <w:tcW w:w="3997" w:type="pct"/>
                </w:tcPr>
                <w:p w14:paraId="53B54FA0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237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38" w:author="Dong Kim" w:date="2025-11-11T11:11:00Z">
                        <w:rPr/>
                      </w:rPrChange>
                    </w:rPr>
                    <w:t xml:space="preserve">Incomplete meniscal healing in early second-look arthroscopy does not indicate failure of repair: a case series. </w:t>
                  </w:r>
                </w:p>
                <w:p w14:paraId="7D701EFD" w14:textId="2A2E77C3" w:rsidR="00941BCA" w:rsidRPr="001A7252" w:rsidRDefault="00941BCA" w:rsidP="00525C65">
                  <w:pPr>
                    <w:rPr>
                      <w:i/>
                      <w:iCs/>
                      <w:sz w:val="22"/>
                      <w:szCs w:val="22"/>
                      <w:rPrChange w:id="239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40" w:author="Dong Kim" w:date="2025-11-11T11:11:00Z">
                        <w:rPr/>
                      </w:rPrChange>
                    </w:rPr>
                    <w:t>International Orthopaedics</w:t>
                  </w:r>
                </w:p>
              </w:tc>
              <w:tc>
                <w:tcPr>
                  <w:tcW w:w="709" w:type="pct"/>
                </w:tcPr>
                <w:p w14:paraId="7E5A1F04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 w:rsidRPr="001A7252">
                    <w:rPr>
                      <w:sz w:val="22"/>
                      <w:szCs w:val="22"/>
                      <w:rPrChange w:id="241" w:author="Dong Kim" w:date="2025-11-11T11:11:00Z">
                        <w:rPr/>
                      </w:rPrChange>
                    </w:rPr>
                    <w:t>2023-06</w:t>
                  </w:r>
                </w:p>
                <w:p w14:paraId="17101412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39EB38FD" w14:textId="20E51312" w:rsidTr="00941BCA">
              <w:tc>
                <w:tcPr>
                  <w:tcW w:w="294" w:type="pct"/>
                </w:tcPr>
                <w:p w14:paraId="001F0004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242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43" w:author="Dong Kim" w:date="2025-11-11T11:11:00Z">
                        <w:rPr/>
                      </w:rPrChange>
                    </w:rPr>
                    <w:fldChar w:fldCharType="begin"/>
                  </w:r>
                  <w:r w:rsidRPr="001A7252">
                    <w:rPr>
                      <w:sz w:val="22"/>
                      <w:szCs w:val="22"/>
                      <w:rPrChange w:id="244" w:author="Dong Kim" w:date="2025-11-11T11:11:00Z">
                        <w:rPr/>
                      </w:rPrChange>
                    </w:rPr>
                    <w:instrText>HYPERLINK "https://doi.org/10.1007/s00276-022-03061-z"</w:instrText>
                  </w:r>
                  <w:r w:rsidRPr="001A7252">
                    <w:rPr>
                      <w:sz w:val="22"/>
                      <w:szCs w:val="22"/>
                      <w:rPrChange w:id="245" w:author="Dong Kim" w:date="2025-11-11T11:11:00Z">
                        <w:rPr/>
                      </w:rPrChange>
                    </w:rPr>
                  </w:r>
                  <w:r w:rsidRPr="001A7252">
                    <w:rPr>
                      <w:sz w:val="22"/>
                      <w:szCs w:val="22"/>
                      <w:rPrChange w:id="246" w:author="Dong Kim" w:date="2025-11-11T11:11:00Z">
                        <w:rPr/>
                      </w:rPrChange>
                    </w:rPr>
                    <w:fldChar w:fldCharType="separate"/>
                  </w:r>
                  <w:r w:rsidRPr="001A7252">
                    <w:rPr>
                      <w:rStyle w:val="Hyperlink"/>
                      <w:sz w:val="22"/>
                      <w:szCs w:val="22"/>
                      <w:rPrChange w:id="247" w:author="Dong Kim" w:date="2025-11-11T11:11:00Z">
                        <w:rPr>
                          <w:rStyle w:val="Hyperlink"/>
                        </w:rPr>
                      </w:rPrChange>
                    </w:rPr>
                    <w:t>2</w:t>
                  </w:r>
                  <w:r w:rsidRPr="001A7252">
                    <w:rPr>
                      <w:sz w:val="22"/>
                      <w:szCs w:val="22"/>
                      <w:rPrChange w:id="248" w:author="Dong Kim" w:date="2025-11-11T11:11:00Z">
                        <w:rPr/>
                      </w:rPrChange>
                    </w:rPr>
                    <w:fldChar w:fldCharType="end"/>
                  </w:r>
                </w:p>
              </w:tc>
              <w:tc>
                <w:tcPr>
                  <w:tcW w:w="3997" w:type="pct"/>
                </w:tcPr>
                <w:p w14:paraId="7780C1A5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249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50" w:author="Dong Kim" w:date="2025-11-11T11:11:00Z">
                        <w:rPr/>
                      </w:rPrChange>
                    </w:rPr>
                    <w:t>Anatomy of the greater palatine foramen and canal and their clinical significance    in relation to the greater palatine artery: a systematic review and meta-analysis.</w:t>
                  </w:r>
                </w:p>
                <w:p w14:paraId="3A7F1036" w14:textId="6DBC9A85" w:rsidR="00941BCA" w:rsidRPr="001A7252" w:rsidRDefault="00941BCA" w:rsidP="00525C65">
                  <w:pPr>
                    <w:rPr>
                      <w:i/>
                      <w:iCs/>
                      <w:sz w:val="22"/>
                      <w:szCs w:val="22"/>
                      <w:rPrChange w:id="251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52" w:author="Dong Kim" w:date="2025-11-11T11:11:00Z">
                        <w:rPr/>
                      </w:rPrChange>
                    </w:rPr>
                    <w:t>Surgical and Radiologic Anatomy</w:t>
                  </w:r>
                </w:p>
              </w:tc>
              <w:tc>
                <w:tcPr>
                  <w:tcW w:w="709" w:type="pct"/>
                </w:tcPr>
                <w:p w14:paraId="6264CCFE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253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54" w:author="Dong Kim" w:date="2025-11-11T11:11:00Z">
                        <w:rPr/>
                      </w:rPrChange>
                    </w:rPr>
                    <w:t>2023-01</w:t>
                  </w:r>
                </w:p>
                <w:p w14:paraId="501925E2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  <w:p w14:paraId="1DE29C00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637F1BF8" w14:textId="5CDC93E3" w:rsidTr="00941BCA">
              <w:tc>
                <w:tcPr>
                  <w:tcW w:w="294" w:type="pct"/>
                </w:tcPr>
                <w:p w14:paraId="0FF60845" w14:textId="77777777" w:rsidR="00941BCA" w:rsidRPr="001A7252" w:rsidRDefault="00941BCA" w:rsidP="00525C65">
                  <w:pPr>
                    <w:jc w:val="right"/>
                    <w:rPr>
                      <w:sz w:val="22"/>
                      <w:szCs w:val="22"/>
                      <w:rPrChange w:id="255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56" w:author="Dong Kim" w:date="2025-11-11T11:11:00Z">
                        <w:rPr/>
                      </w:rPrChange>
                    </w:rPr>
                    <w:fldChar w:fldCharType="begin"/>
                  </w:r>
                  <w:r w:rsidRPr="001A7252">
                    <w:rPr>
                      <w:sz w:val="22"/>
                      <w:szCs w:val="22"/>
                      <w:rPrChange w:id="257" w:author="Dong Kim" w:date="2025-11-11T11:11:00Z">
                        <w:rPr/>
                      </w:rPrChange>
                    </w:rPr>
                    <w:instrText>HYPERLINK "https://doi.org/10.17219/acem/153004"</w:instrText>
                  </w:r>
                  <w:r w:rsidRPr="001A7252">
                    <w:rPr>
                      <w:sz w:val="22"/>
                      <w:szCs w:val="22"/>
                      <w:rPrChange w:id="258" w:author="Dong Kim" w:date="2025-11-11T11:11:00Z">
                        <w:rPr/>
                      </w:rPrChange>
                    </w:rPr>
                  </w:r>
                  <w:r w:rsidRPr="001A7252">
                    <w:rPr>
                      <w:sz w:val="22"/>
                      <w:szCs w:val="22"/>
                      <w:rPrChange w:id="259" w:author="Dong Kim" w:date="2025-11-11T11:11:00Z">
                        <w:rPr/>
                      </w:rPrChange>
                    </w:rPr>
                    <w:fldChar w:fldCharType="separate"/>
                  </w:r>
                  <w:r w:rsidRPr="001A7252">
                    <w:rPr>
                      <w:rStyle w:val="Hyperlink"/>
                      <w:sz w:val="22"/>
                      <w:szCs w:val="22"/>
                      <w:rPrChange w:id="260" w:author="Dong Kim" w:date="2025-11-11T11:11:00Z">
                        <w:rPr>
                          <w:rStyle w:val="Hyperlink"/>
                        </w:rPr>
                      </w:rPrChange>
                    </w:rPr>
                    <w:t>1</w:t>
                  </w:r>
                  <w:r w:rsidRPr="001A7252">
                    <w:rPr>
                      <w:sz w:val="22"/>
                      <w:szCs w:val="22"/>
                      <w:rPrChange w:id="261" w:author="Dong Kim" w:date="2025-11-11T11:11:00Z">
                        <w:rPr/>
                      </w:rPrChange>
                    </w:rPr>
                    <w:fldChar w:fldCharType="end"/>
                  </w:r>
                </w:p>
              </w:tc>
              <w:tc>
                <w:tcPr>
                  <w:tcW w:w="3997" w:type="pct"/>
                </w:tcPr>
                <w:p w14:paraId="72B27B4A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262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63" w:author="Dong Kim" w:date="2025-11-11T11:11:00Z">
                        <w:rPr/>
                      </w:rPrChange>
                    </w:rPr>
                    <w:t xml:space="preserve">Transient spontaneous osteonecrosis of the knee (SONK) shortly after SARS-CoV-2 infection: A report of 2 cases. </w:t>
                  </w:r>
                </w:p>
                <w:p w14:paraId="716851B4" w14:textId="2191D559" w:rsidR="00941BCA" w:rsidRPr="001A7252" w:rsidRDefault="00941BCA" w:rsidP="00525C65">
                  <w:pPr>
                    <w:rPr>
                      <w:sz w:val="22"/>
                      <w:szCs w:val="22"/>
                      <w:rPrChange w:id="264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65" w:author="Dong Kim" w:date="2025-11-11T11:11:00Z">
                        <w:rPr/>
                      </w:rPrChange>
                    </w:rPr>
                    <w:t>Advances in Clinical &amp; Experimental Medicine</w:t>
                  </w:r>
                </w:p>
              </w:tc>
              <w:tc>
                <w:tcPr>
                  <w:tcW w:w="709" w:type="pct"/>
                </w:tcPr>
                <w:p w14:paraId="6FCF215F" w14:textId="77777777" w:rsid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  <w:r w:rsidRPr="001A7252">
                    <w:rPr>
                      <w:sz w:val="22"/>
                      <w:szCs w:val="22"/>
                      <w:rPrChange w:id="266" w:author="Dong Kim" w:date="2025-11-11T11:11:00Z">
                        <w:rPr/>
                      </w:rPrChange>
                    </w:rPr>
                    <w:t>2022-10</w:t>
                  </w:r>
                </w:p>
                <w:p w14:paraId="7B5DA65B" w14:textId="77777777" w:rsidR="00941BCA" w:rsidRPr="00525C65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04D486A1" w14:textId="77777777" w:rsidTr="00941BCA">
              <w:tc>
                <w:tcPr>
                  <w:tcW w:w="294" w:type="pct"/>
                </w:tcPr>
                <w:p w14:paraId="07F75CAF" w14:textId="77777777" w:rsidR="00941BCA" w:rsidRP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997" w:type="pct"/>
                </w:tcPr>
                <w:p w14:paraId="37AB53E1" w14:textId="77777777" w:rsidR="00941BCA" w:rsidRPr="00941BCA" w:rsidRDefault="00941BCA" w:rsidP="00525C65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709" w:type="pct"/>
                </w:tcPr>
                <w:p w14:paraId="42BDC251" w14:textId="77777777" w:rsidR="00941BCA" w:rsidRPr="00941BCA" w:rsidRDefault="00941BCA" w:rsidP="00525C65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42D76EC7" w14:textId="5DB509FB" w:rsidR="00941BCA" w:rsidRPr="001A7252" w:rsidRDefault="00941BCA" w:rsidP="006E5D6D">
            <w:pPr>
              <w:tabs>
                <w:tab w:val="left" w:pos="4675"/>
              </w:tabs>
              <w:rPr>
                <w:sz w:val="22"/>
                <w:szCs w:val="22"/>
                <w:rPrChange w:id="267" w:author="Dong Kim" w:date="2025-11-11T11:11:00Z">
                  <w:rPr/>
                </w:rPrChange>
              </w:rPr>
            </w:pPr>
          </w:p>
        </w:tc>
        <w:tc>
          <w:tcPr>
            <w:tcW w:w="1088" w:type="dxa"/>
          </w:tcPr>
          <w:p w14:paraId="3AB13C3B" w14:textId="77777777" w:rsidR="00941BCA" w:rsidRPr="00941BCA" w:rsidRDefault="00941BCA" w:rsidP="00525C65">
            <w:pPr>
              <w:jc w:val="right"/>
              <w:rPr>
                <w:sz w:val="22"/>
                <w:szCs w:val="22"/>
              </w:rPr>
            </w:pPr>
          </w:p>
        </w:tc>
      </w:tr>
      <w:tr w:rsidR="00941BCA" w:rsidRPr="00525C65" w14:paraId="05635663" w14:textId="77777777" w:rsidTr="00941BCA">
        <w:trPr>
          <w:cantSplit/>
          <w:trHeight w:val="20"/>
        </w:trPr>
        <w:tc>
          <w:tcPr>
            <w:tcW w:w="3510" w:type="dxa"/>
            <w:shd w:val="clear" w:color="auto" w:fill="4C94D8" w:themeFill="text2" w:themeFillTint="80"/>
          </w:tcPr>
          <w:p w14:paraId="0ACC6320" w14:textId="77777777" w:rsidR="00941BCA" w:rsidRPr="00525C65" w:rsidRDefault="00941BCA" w:rsidP="006E5D6D">
            <w:pPr>
              <w:tabs>
                <w:tab w:val="left" w:pos="4675"/>
              </w:tabs>
              <w:rPr>
                <w:sz w:val="22"/>
                <w:szCs w:val="22"/>
              </w:rPr>
            </w:pPr>
          </w:p>
        </w:tc>
        <w:tc>
          <w:tcPr>
            <w:tcW w:w="12240" w:type="dxa"/>
          </w:tcPr>
          <w:p w14:paraId="5E03755A" w14:textId="46087454" w:rsidR="00941BCA" w:rsidRPr="00941BCA" w:rsidRDefault="00941BCA" w:rsidP="00941BCA">
            <w:pPr>
              <w:pStyle w:val="Heading1"/>
              <w:spacing w:before="24" w:after="24"/>
              <w:jc w:val="center"/>
            </w:pPr>
            <w:r>
              <w:t>Awards and Honors</w:t>
            </w:r>
          </w:p>
        </w:tc>
        <w:tc>
          <w:tcPr>
            <w:tcW w:w="1088" w:type="dxa"/>
          </w:tcPr>
          <w:p w14:paraId="45B9D669" w14:textId="77777777" w:rsidR="00941BCA" w:rsidRPr="00941BCA" w:rsidRDefault="00941BCA" w:rsidP="00525C65">
            <w:pPr>
              <w:jc w:val="right"/>
              <w:rPr>
                <w:sz w:val="22"/>
                <w:szCs w:val="22"/>
              </w:rPr>
            </w:pPr>
          </w:p>
        </w:tc>
      </w:tr>
      <w:tr w:rsidR="00941BCA" w:rsidRPr="00525C65" w14:paraId="48A43E83" w14:textId="3C606C44" w:rsidTr="00941BCA">
        <w:trPr>
          <w:cantSplit/>
          <w:trHeight w:val="20"/>
        </w:trPr>
        <w:tc>
          <w:tcPr>
            <w:tcW w:w="3510" w:type="dxa"/>
            <w:shd w:val="clear" w:color="auto" w:fill="4C94D8" w:themeFill="text2" w:themeFillTint="80"/>
          </w:tcPr>
          <w:p w14:paraId="32FE1AF8" w14:textId="77777777" w:rsidR="00941BCA" w:rsidRPr="00525C65" w:rsidRDefault="00941BCA" w:rsidP="006E5D6D">
            <w:pPr>
              <w:tabs>
                <w:tab w:val="left" w:pos="4675"/>
              </w:tabs>
              <w:rPr>
                <w:sz w:val="22"/>
                <w:szCs w:val="22"/>
              </w:rPr>
            </w:pPr>
          </w:p>
        </w:tc>
        <w:tc>
          <w:tcPr>
            <w:tcW w:w="12240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1002"/>
              <w:gridCol w:w="1022"/>
            </w:tblGrid>
            <w:tr w:rsidR="00941BCA" w:rsidRPr="00525C65" w14:paraId="4557E75C" w14:textId="15B1F803" w:rsidTr="00941BCA">
              <w:tc>
                <w:tcPr>
                  <w:tcW w:w="4575" w:type="pct"/>
                </w:tcPr>
                <w:p w14:paraId="2E191F9A" w14:textId="1AB40049" w:rsidR="00941BCA" w:rsidRPr="001A7252" w:rsidRDefault="00941BCA" w:rsidP="00525C65">
                  <w:pPr>
                    <w:rPr>
                      <w:sz w:val="22"/>
                      <w:szCs w:val="22"/>
                      <w:rPrChange w:id="268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69" w:author="Dong Kim" w:date="2025-11-11T11:11:00Z">
                        <w:rPr/>
                      </w:rPrChange>
                    </w:rPr>
                    <w:t xml:space="preserve"> </w:t>
                  </w:r>
                  <w:r w:rsidRPr="001A7252">
                    <w:rPr>
                      <w:b/>
                      <w:bCs/>
                      <w:sz w:val="22"/>
                      <w:szCs w:val="22"/>
                      <w:rPrChange w:id="270" w:author="Dong Kim" w:date="2025-11-11T11:11:00Z">
                        <w:rPr>
                          <w:b/>
                          <w:bCs/>
                        </w:rPr>
                      </w:rPrChange>
                    </w:rPr>
                    <w:t>Rector’s Scholarship for Best Students</w:t>
                  </w:r>
                  <w:r w:rsidRPr="001A7252">
                    <w:rPr>
                      <w:sz w:val="22"/>
                      <w:szCs w:val="22"/>
                      <w:rPrChange w:id="271" w:author="Dong Kim" w:date="2025-11-11T11:11:00Z">
                        <w:rPr/>
                      </w:rPrChange>
                    </w:rPr>
                    <w:t>, Jagiellonian University Medical College</w:t>
                  </w:r>
                </w:p>
                <w:p w14:paraId="261D1914" w14:textId="718301DE" w:rsidR="00941BCA" w:rsidRPr="00D84706" w:rsidRDefault="00941BCA" w:rsidP="00525C65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22"/>
                      <w:szCs w:val="22"/>
                      <w:rPrChange w:id="272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73" w:author="Dong Kim" w:date="2025-11-11T11:11:00Z">
                        <w:rPr/>
                      </w:rPrChange>
                    </w:rPr>
                    <w:t>Awarded on the basis of outstanding scientific achievements</w:t>
                  </w:r>
                </w:p>
              </w:tc>
              <w:tc>
                <w:tcPr>
                  <w:tcW w:w="425" w:type="pct"/>
                </w:tcPr>
                <w:p w14:paraId="657DFBBA" w14:textId="77777777" w:rsidR="00941BCA" w:rsidRDefault="00941BCA" w:rsidP="00941BCA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2025</w:t>
                  </w:r>
                </w:p>
                <w:p w14:paraId="1EAFEF08" w14:textId="77777777" w:rsidR="00941BCA" w:rsidRPr="00525C65" w:rsidRDefault="00941BCA" w:rsidP="00941BCA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941BCA" w:rsidRPr="00525C65" w14:paraId="223ED889" w14:textId="59D975E5" w:rsidTr="00941BCA">
              <w:tc>
                <w:tcPr>
                  <w:tcW w:w="4575" w:type="pct"/>
                </w:tcPr>
                <w:p w14:paraId="58539F1E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274" w:author="Dong Kim" w:date="2025-11-11T11:11:00Z">
                        <w:rPr/>
                      </w:rPrChange>
                    </w:rPr>
                  </w:pPr>
                  <w:r w:rsidRPr="001A7252">
                    <w:rPr>
                      <w:b/>
                      <w:bCs/>
                      <w:sz w:val="22"/>
                      <w:szCs w:val="22"/>
                      <w:rPrChange w:id="275" w:author="Dong Kim" w:date="2025-11-11T11:11:00Z">
                        <w:rPr>
                          <w:b/>
                          <w:bCs/>
                        </w:rPr>
                      </w:rPrChange>
                    </w:rPr>
                    <w:t>Presidential Scholarship</w:t>
                  </w:r>
                  <w:r w:rsidRPr="001A7252">
                    <w:rPr>
                      <w:sz w:val="22"/>
                      <w:szCs w:val="22"/>
                      <w:rPrChange w:id="276" w:author="Dong Kim" w:date="2025-11-11T11:11:00Z">
                        <w:rPr/>
                      </w:rPrChange>
                    </w:rPr>
                    <w:t>, Boston College</w:t>
                  </w:r>
                </w:p>
                <w:p w14:paraId="3E56C7E1" w14:textId="090DFF79" w:rsidR="00941BCA" w:rsidRPr="00D84706" w:rsidRDefault="00941BCA" w:rsidP="00525C65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22"/>
                      <w:szCs w:val="22"/>
                      <w:rPrChange w:id="277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78" w:author="Dong Kim" w:date="2025-11-11T11:11:00Z">
                        <w:rPr/>
                      </w:rPrChange>
                    </w:rPr>
                    <w:t>Awarded on the basis of high school academic achievements</w:t>
                  </w:r>
                </w:p>
              </w:tc>
              <w:tc>
                <w:tcPr>
                  <w:tcW w:w="425" w:type="pct"/>
                </w:tcPr>
                <w:p w14:paraId="2D2EF6CC" w14:textId="77777777" w:rsidR="00941BCA" w:rsidRDefault="00941BCA" w:rsidP="00941BCA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2016</w:t>
                  </w:r>
                </w:p>
                <w:p w14:paraId="50CF9D80" w14:textId="77777777" w:rsidR="00941BCA" w:rsidRPr="00525C65" w:rsidRDefault="00941BCA" w:rsidP="00941BCA">
                  <w:pPr>
                    <w:jc w:val="right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941BCA" w:rsidRPr="00525C65" w14:paraId="299E3F8B" w14:textId="5FBBA90A" w:rsidTr="00941BCA">
              <w:tc>
                <w:tcPr>
                  <w:tcW w:w="4575" w:type="pct"/>
                </w:tcPr>
                <w:p w14:paraId="6005B26B" w14:textId="77777777" w:rsidR="00941BCA" w:rsidRPr="001A7252" w:rsidRDefault="00941BCA" w:rsidP="00525C65">
                  <w:pPr>
                    <w:rPr>
                      <w:sz w:val="22"/>
                      <w:szCs w:val="22"/>
                      <w:rPrChange w:id="279" w:author="Dong Kim" w:date="2025-11-11T11:11:00Z">
                        <w:rPr/>
                      </w:rPrChange>
                    </w:rPr>
                  </w:pPr>
                  <w:r w:rsidRPr="001A7252">
                    <w:rPr>
                      <w:b/>
                      <w:bCs/>
                      <w:sz w:val="22"/>
                      <w:szCs w:val="22"/>
                      <w:rPrChange w:id="280" w:author="Dong Kim" w:date="2025-11-11T11:11:00Z">
                        <w:rPr>
                          <w:b/>
                          <w:bCs/>
                        </w:rPr>
                      </w:rPrChange>
                    </w:rPr>
                    <w:t>National Merit Scholarship</w:t>
                  </w:r>
                  <w:r w:rsidRPr="001A7252">
                    <w:rPr>
                      <w:sz w:val="22"/>
                      <w:szCs w:val="22"/>
                      <w:rPrChange w:id="281" w:author="Dong Kim" w:date="2025-11-11T11:11:00Z">
                        <w:rPr/>
                      </w:rPrChange>
                    </w:rPr>
                    <w:t>, Sachem High School East</w:t>
                  </w:r>
                </w:p>
                <w:p w14:paraId="559AAAFB" w14:textId="77777777" w:rsidR="00941BCA" w:rsidRPr="001A7252" w:rsidRDefault="00941BCA" w:rsidP="00525C65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22"/>
                      <w:szCs w:val="22"/>
                      <w:rPrChange w:id="282" w:author="Dong Kim" w:date="2025-11-11T11:11:00Z">
                        <w:rPr/>
                      </w:rPrChange>
                    </w:rPr>
                  </w:pPr>
                  <w:r w:rsidRPr="001A7252">
                    <w:rPr>
                      <w:sz w:val="22"/>
                      <w:szCs w:val="22"/>
                      <w:rPrChange w:id="283" w:author="Dong Kim" w:date="2025-11-11T11:11:00Z">
                        <w:rPr/>
                      </w:rPrChange>
                    </w:rPr>
                    <w:t>Awarded on the basis of SAT score (1540/1600, 2340/2400)</w:t>
                  </w:r>
                </w:p>
              </w:tc>
              <w:tc>
                <w:tcPr>
                  <w:tcW w:w="425" w:type="pct"/>
                </w:tcPr>
                <w:p w14:paraId="7DBEBCFB" w14:textId="77777777" w:rsidR="00941BCA" w:rsidRDefault="00941BCA" w:rsidP="00941BCA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2012</w:t>
                  </w:r>
                </w:p>
                <w:p w14:paraId="12DDF388" w14:textId="77777777" w:rsidR="00941BCA" w:rsidRPr="00525C65" w:rsidRDefault="00941BCA" w:rsidP="00941BCA">
                  <w:pPr>
                    <w:jc w:val="right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73F63D8D" w14:textId="4E3A6D5E" w:rsidR="00941BCA" w:rsidRPr="001A7252" w:rsidRDefault="00941BCA" w:rsidP="006E5D6D">
            <w:pPr>
              <w:tabs>
                <w:tab w:val="left" w:pos="4675"/>
              </w:tabs>
              <w:rPr>
                <w:sz w:val="22"/>
                <w:szCs w:val="22"/>
                <w:rPrChange w:id="284" w:author="Dong Kim" w:date="2025-11-11T11:11:00Z">
                  <w:rPr/>
                </w:rPrChange>
              </w:rPr>
            </w:pPr>
          </w:p>
        </w:tc>
        <w:tc>
          <w:tcPr>
            <w:tcW w:w="1088" w:type="dxa"/>
          </w:tcPr>
          <w:p w14:paraId="5A263575" w14:textId="77777777" w:rsidR="00941BCA" w:rsidRPr="00941BCA" w:rsidRDefault="00941BCA" w:rsidP="00525C65">
            <w:pPr>
              <w:rPr>
                <w:sz w:val="22"/>
                <w:szCs w:val="22"/>
              </w:rPr>
            </w:pPr>
          </w:p>
        </w:tc>
      </w:tr>
      <w:tr w:rsidR="00941BCA" w:rsidRPr="00525C65" w14:paraId="45499632" w14:textId="77777777" w:rsidTr="00941BCA">
        <w:trPr>
          <w:cantSplit/>
          <w:trHeight w:val="621"/>
        </w:trPr>
        <w:tc>
          <w:tcPr>
            <w:tcW w:w="3510" w:type="dxa"/>
            <w:shd w:val="clear" w:color="auto" w:fill="4C94D8" w:themeFill="text2" w:themeFillTint="80"/>
          </w:tcPr>
          <w:p w14:paraId="7D02CDE1" w14:textId="77777777" w:rsidR="00941BCA" w:rsidRPr="00525C65" w:rsidRDefault="00941BCA" w:rsidP="006E5D6D">
            <w:pPr>
              <w:tabs>
                <w:tab w:val="left" w:pos="4675"/>
              </w:tabs>
              <w:rPr>
                <w:sz w:val="22"/>
                <w:szCs w:val="22"/>
              </w:rPr>
            </w:pPr>
          </w:p>
        </w:tc>
        <w:tc>
          <w:tcPr>
            <w:tcW w:w="12240" w:type="dxa"/>
          </w:tcPr>
          <w:p w14:paraId="21653BCB" w14:textId="77777777" w:rsidR="00941BCA" w:rsidRDefault="00941BCA" w:rsidP="00525C65">
            <w:pPr>
              <w:rPr>
                <w:sz w:val="22"/>
                <w:szCs w:val="22"/>
              </w:rPr>
            </w:pPr>
          </w:p>
          <w:p w14:paraId="6FA1294C" w14:textId="77777777" w:rsidR="00941BCA" w:rsidRPr="00941BCA" w:rsidRDefault="00941BCA" w:rsidP="00525C65">
            <w:pPr>
              <w:rPr>
                <w:sz w:val="22"/>
                <w:szCs w:val="22"/>
              </w:rPr>
            </w:pPr>
          </w:p>
        </w:tc>
        <w:tc>
          <w:tcPr>
            <w:tcW w:w="1088" w:type="dxa"/>
          </w:tcPr>
          <w:p w14:paraId="14BA2C7E" w14:textId="77777777" w:rsidR="00941BCA" w:rsidRPr="00941BCA" w:rsidRDefault="00941BCA" w:rsidP="00525C65">
            <w:pPr>
              <w:rPr>
                <w:sz w:val="22"/>
                <w:szCs w:val="22"/>
              </w:rPr>
            </w:pPr>
          </w:p>
        </w:tc>
      </w:tr>
    </w:tbl>
    <w:p w14:paraId="7CE6D19A" w14:textId="10D4145E" w:rsidR="00487F3B" w:rsidRPr="001A7252" w:rsidRDefault="00487F3B" w:rsidP="00487F3B">
      <w:pPr>
        <w:rPr>
          <w:sz w:val="22"/>
          <w:szCs w:val="22"/>
          <w:rPrChange w:id="285" w:author="Dong Kim" w:date="2025-11-11T11:11:00Z">
            <w:rPr/>
          </w:rPrChange>
        </w:rPr>
      </w:pPr>
    </w:p>
    <w:p w14:paraId="4044488F" w14:textId="77777777" w:rsidR="00487F3B" w:rsidRPr="001A7252" w:rsidRDefault="00487F3B">
      <w:pPr>
        <w:rPr>
          <w:sz w:val="22"/>
          <w:szCs w:val="22"/>
          <w:rPrChange w:id="286" w:author="Dong Kim" w:date="2025-11-11T11:11:00Z">
            <w:rPr/>
          </w:rPrChange>
        </w:rPr>
      </w:pPr>
    </w:p>
    <w:p w14:paraId="190E6AA9" w14:textId="0C50D96D" w:rsidR="00487F3B" w:rsidRDefault="00487F3B"/>
    <w:p w14:paraId="039F2B68" w14:textId="77777777" w:rsidR="00487F3B" w:rsidRDefault="00487F3B"/>
    <w:sectPr w:rsidR="00487F3B" w:rsidSect="00941BCA">
      <w:pgSz w:w="16838" w:h="23811" w:code="8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8D12F" w14:textId="77777777" w:rsidR="004204DA" w:rsidRDefault="004204DA" w:rsidP="00F23F55">
      <w:r>
        <w:separator/>
      </w:r>
    </w:p>
  </w:endnote>
  <w:endnote w:type="continuationSeparator" w:id="0">
    <w:p w14:paraId="06B1313D" w14:textId="77777777" w:rsidR="004204DA" w:rsidRDefault="004204DA" w:rsidP="00F23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F6FFE" w14:textId="77777777" w:rsidR="004204DA" w:rsidRDefault="004204DA" w:rsidP="00F23F55">
      <w:r>
        <w:separator/>
      </w:r>
    </w:p>
  </w:footnote>
  <w:footnote w:type="continuationSeparator" w:id="0">
    <w:p w14:paraId="2C502CEE" w14:textId="77777777" w:rsidR="004204DA" w:rsidRDefault="004204DA" w:rsidP="00F23F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5552F"/>
    <w:multiLevelType w:val="hybridMultilevel"/>
    <w:tmpl w:val="B35673DC"/>
    <w:lvl w:ilvl="0" w:tplc="A27021CA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43DD2"/>
    <w:multiLevelType w:val="hybridMultilevel"/>
    <w:tmpl w:val="927AD224"/>
    <w:lvl w:ilvl="0" w:tplc="29B8EA54">
      <w:start w:val="1"/>
      <w:numFmt w:val="decimal"/>
      <w:pStyle w:val="TableCaption"/>
      <w:lvlText w:val="Table %1"/>
      <w:lvlJc w:val="left"/>
      <w:pPr>
        <w:ind w:left="720" w:hanging="360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240672">
    <w:abstractNumId w:val="1"/>
  </w:num>
  <w:num w:numId="2" w16cid:durableId="232156246">
    <w:abstractNumId w:val="1"/>
  </w:num>
  <w:num w:numId="3" w16cid:durableId="871961013">
    <w:abstractNumId w:val="1"/>
  </w:num>
  <w:num w:numId="4" w16cid:durableId="112415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3B"/>
    <w:rsid w:val="00033A1E"/>
    <w:rsid w:val="000920B4"/>
    <w:rsid w:val="000C7F55"/>
    <w:rsid w:val="001A7252"/>
    <w:rsid w:val="0028177B"/>
    <w:rsid w:val="004204DA"/>
    <w:rsid w:val="00487F3B"/>
    <w:rsid w:val="004A17BA"/>
    <w:rsid w:val="00525C65"/>
    <w:rsid w:val="005511B7"/>
    <w:rsid w:val="00690F1F"/>
    <w:rsid w:val="006E5D6D"/>
    <w:rsid w:val="00711DB8"/>
    <w:rsid w:val="00751CD5"/>
    <w:rsid w:val="007B02EA"/>
    <w:rsid w:val="00941BCA"/>
    <w:rsid w:val="00A70DD5"/>
    <w:rsid w:val="00CA2864"/>
    <w:rsid w:val="00D21147"/>
    <w:rsid w:val="00D47BBF"/>
    <w:rsid w:val="00D84706"/>
    <w:rsid w:val="00EB2EAB"/>
    <w:rsid w:val="00ED5295"/>
    <w:rsid w:val="00F23F55"/>
    <w:rsid w:val="00F25893"/>
    <w:rsid w:val="00F7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9510"/>
  <w15:chartTrackingRefBased/>
  <w15:docId w15:val="{27319598-DC7B-4B87-AD00-F5A637B9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706"/>
    <w:pPr>
      <w:keepNext/>
      <w:keepLines/>
      <w:spacing w:after="0"/>
    </w:pPr>
    <w:rPr>
      <w:rFonts w:ascii="Calibri Light" w:hAnsi="Calibri Light" w:cs="Calibri Light"/>
      <w:sz w:val="20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F23F55"/>
    <w:pPr>
      <w:spacing w:beforeLines="10" w:before="10" w:afterLines="10" w:after="10"/>
      <w:contextualSpacing/>
      <w:outlineLvl w:val="0"/>
    </w:pPr>
    <w:rPr>
      <w:rFonts w:eastAsiaTheme="majorEastAsia" w:cstheme="majorBidi"/>
      <w:b/>
      <w:smallCaps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F23F55"/>
    <w:p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F23F55"/>
    <w:p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F23F55"/>
    <w:pPr>
      <w:spacing w:before="80" w:after="40"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semiHidden/>
    <w:unhideWhenUsed/>
    <w:qFormat/>
    <w:rsid w:val="00F23F55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semiHidden/>
    <w:unhideWhenUsed/>
    <w:qFormat/>
    <w:rsid w:val="00F23F55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F23F55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semiHidden/>
    <w:unhideWhenUsed/>
    <w:qFormat/>
    <w:rsid w:val="00F23F55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semiHidden/>
    <w:unhideWhenUsed/>
    <w:qFormat/>
    <w:rsid w:val="00F23F55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rsid w:val="004A17BA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4A17BA"/>
    <w:rPr>
      <w:rFonts w:ascii="Consolas" w:hAnsi="Consolas" w:cs="Calibri Light"/>
      <w:sz w:val="18"/>
      <w:szCs w:val="18"/>
      <w:shd w:val="clear" w:color="auto" w:fill="E8E8E8"/>
    </w:rPr>
  </w:style>
  <w:style w:type="character" w:customStyle="1" w:styleId="Heading1Char">
    <w:name w:val="Heading 1 Char"/>
    <w:basedOn w:val="DefaultParagraphFont"/>
    <w:link w:val="Heading1"/>
    <w:uiPriority w:val="9"/>
    <w:rsid w:val="00F23F55"/>
    <w:rPr>
      <w:rFonts w:ascii="Calibri Light" w:eastAsiaTheme="majorEastAsia" w:hAnsi="Calibri Light" w:cstheme="majorBidi"/>
      <w:b/>
      <w:smallCap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F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F55"/>
    <w:rPr>
      <w:rFonts w:ascii="Calibri Light" w:eastAsiaTheme="majorEastAsia" w:hAnsi="Calibri Light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F23F55"/>
    <w:pPr>
      <w:spacing w:after="80"/>
      <w:contextualSpacing/>
      <w:jc w:val="center"/>
    </w:pPr>
    <w:rPr>
      <w:rFonts w:eastAsiaTheme="majorEastAs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F55"/>
    <w:rPr>
      <w:rFonts w:ascii="Calibri Light" w:eastAsiaTheme="majorEastAsia" w:hAnsi="Calibri Light" w:cs="Calibri Ligh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F23F55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F55"/>
    <w:rPr>
      <w:rFonts w:ascii="Calibri Light" w:eastAsiaTheme="majorEastAsia" w:hAnsi="Calibri Light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487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487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487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487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487F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F55"/>
    <w:pPr>
      <w:spacing w:after="0"/>
    </w:pPr>
    <w:rPr>
      <w:rFonts w:ascii="Calibri Light" w:hAnsi="Calibri Light"/>
      <w:sz w:val="20"/>
    </w:rPr>
    <w:tblPr/>
  </w:style>
  <w:style w:type="paragraph" w:customStyle="1" w:styleId="FirstParagraph">
    <w:name w:val="First Paragraph"/>
    <w:basedOn w:val="BodyText"/>
    <w:next w:val="BodyText"/>
    <w:qFormat/>
    <w:rsid w:val="00F23F55"/>
  </w:style>
  <w:style w:type="paragraph" w:styleId="BodyText">
    <w:name w:val="Body Text"/>
    <w:basedOn w:val="Normal"/>
    <w:link w:val="BodyTextChar"/>
    <w:qFormat/>
    <w:rsid w:val="00F23F55"/>
  </w:style>
  <w:style w:type="character" w:customStyle="1" w:styleId="BodyTextChar">
    <w:name w:val="Body Text Char"/>
    <w:basedOn w:val="DefaultParagraphFont"/>
    <w:link w:val="BodyText"/>
    <w:rsid w:val="00F23F55"/>
    <w:rPr>
      <w:rFonts w:ascii="Calibri Light" w:hAnsi="Calibri Light" w:cs="Calibri Light"/>
      <w:sz w:val="20"/>
      <w:szCs w:val="20"/>
    </w:rPr>
  </w:style>
  <w:style w:type="paragraph" w:customStyle="1" w:styleId="Compact">
    <w:name w:val="Compact"/>
    <w:basedOn w:val="BodyText"/>
    <w:qFormat/>
    <w:rsid w:val="00F23F55"/>
    <w:pPr>
      <w:spacing w:before="36" w:after="36"/>
    </w:pPr>
  </w:style>
  <w:style w:type="paragraph" w:customStyle="1" w:styleId="Author">
    <w:name w:val="Author"/>
    <w:basedOn w:val="Title"/>
    <w:next w:val="BodyText"/>
    <w:qFormat/>
    <w:rsid w:val="00F23F55"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F23F55"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rsid w:val="00F23F55"/>
  </w:style>
  <w:style w:type="paragraph" w:customStyle="1" w:styleId="FootnoteBlockText">
    <w:name w:val="Footnote Block Text"/>
    <w:basedOn w:val="FootnoteText"/>
    <w:next w:val="FootnoteText"/>
    <w:uiPriority w:val="9"/>
    <w:semiHidden/>
    <w:unhideWhenUsed/>
    <w:qFormat/>
    <w:rsid w:val="00F23F55"/>
    <w:pPr>
      <w:spacing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semiHidden/>
    <w:unhideWhenUsed/>
    <w:qFormat/>
    <w:rsid w:val="00F23F55"/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487F3B"/>
    <w:rPr>
      <w:rFonts w:ascii="Calibri Light" w:hAnsi="Calibri Light" w:cs="Calibri Light"/>
      <w:sz w:val="20"/>
      <w:szCs w:val="20"/>
    </w:rPr>
  </w:style>
  <w:style w:type="paragraph" w:customStyle="1" w:styleId="TableCaption">
    <w:name w:val="Table Caption"/>
    <w:basedOn w:val="Caption"/>
    <w:qFormat/>
    <w:rsid w:val="00F23F55"/>
    <w:pPr>
      <w:numPr>
        <w:numId w:val="3"/>
      </w:numPr>
      <w:spacing w:afterLines="50" w:after="50"/>
      <w:contextualSpacing/>
    </w:pPr>
    <w:rPr>
      <w:i w:val="0"/>
      <w:iCs w:val="0"/>
      <w:color w:val="auto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487F3B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Link">
    <w:name w:val="Link"/>
    <w:basedOn w:val="BodyText"/>
    <w:link w:val="LinkChar"/>
    <w:qFormat/>
    <w:rsid w:val="00F23F55"/>
    <w:rPr>
      <w:color w:val="007BFF"/>
      <w:u w:val="single"/>
    </w:rPr>
  </w:style>
  <w:style w:type="character" w:customStyle="1" w:styleId="LinkChar">
    <w:name w:val="Link Char"/>
    <w:basedOn w:val="BodyTextChar"/>
    <w:link w:val="Link"/>
    <w:rsid w:val="00F23F55"/>
    <w:rPr>
      <w:rFonts w:ascii="Calibri Light" w:hAnsi="Calibri Light" w:cs="Calibri Light"/>
      <w:color w:val="007BFF"/>
      <w:sz w:val="20"/>
      <w:szCs w:val="20"/>
      <w:u w:val="single"/>
    </w:rPr>
  </w:style>
  <w:style w:type="paragraph" w:styleId="Date">
    <w:name w:val="Date"/>
    <w:basedOn w:val="Title"/>
    <w:next w:val="BodyText"/>
    <w:link w:val="DateChar"/>
    <w:qFormat/>
    <w:rsid w:val="00F23F55"/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487F3B"/>
    <w:rPr>
      <w:rFonts w:ascii="Calibri Light" w:eastAsiaTheme="majorEastAsia" w:hAnsi="Calibri Light" w:cs="Calibri Light"/>
    </w:rPr>
  </w:style>
  <w:style w:type="paragraph" w:styleId="BlockText">
    <w:name w:val="Block Text"/>
    <w:basedOn w:val="BodyText"/>
    <w:next w:val="BodyText"/>
    <w:uiPriority w:val="9"/>
    <w:semiHidden/>
    <w:unhideWhenUsed/>
    <w:qFormat/>
    <w:rsid w:val="00F23F55"/>
    <w:pPr>
      <w:spacing w:before="100" w:after="100"/>
      <w:ind w:left="480" w:right="480"/>
    </w:pPr>
  </w:style>
  <w:style w:type="paragraph" w:styleId="Bibliography">
    <w:name w:val="Bibliography"/>
    <w:basedOn w:val="Normal"/>
    <w:qFormat/>
    <w:rsid w:val="00F23F55"/>
  </w:style>
  <w:style w:type="paragraph" w:styleId="TOCHeading">
    <w:name w:val="TOC Heading"/>
    <w:basedOn w:val="Heading1"/>
    <w:next w:val="BodyText"/>
    <w:uiPriority w:val="39"/>
    <w:semiHidden/>
    <w:unhideWhenUsed/>
    <w:qFormat/>
    <w:rsid w:val="00F23F55"/>
    <w:pPr>
      <w:spacing w:before="240" w:line="259" w:lineRule="auto"/>
      <w:outlineLvl w:val="9"/>
    </w:pPr>
    <w:rPr>
      <w:color w:val="0F4761" w:themeColor="accent1" w:themeShade="BF"/>
    </w:rPr>
  </w:style>
  <w:style w:type="table" w:styleId="TableGridLight">
    <w:name w:val="Grid Table Light"/>
    <w:basedOn w:val="TableNormal"/>
    <w:uiPriority w:val="40"/>
    <w:rsid w:val="00487F3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F23F5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E5D6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5D6D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1A7252"/>
    <w:pPr>
      <w:spacing w:after="0"/>
    </w:pPr>
    <w:rPr>
      <w:rFonts w:ascii="Calibri Light" w:hAnsi="Calibri Light" w:cs="Calibri Ligh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D86F9-BED8-4AA7-AAFD-ADD859C8E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Kim</dc:creator>
  <cp:keywords/>
  <dc:description/>
  <cp:lastModifiedBy>Dong Kim</cp:lastModifiedBy>
  <cp:revision>1</cp:revision>
  <dcterms:created xsi:type="dcterms:W3CDTF">2025-11-11T09:09:00Z</dcterms:created>
  <dcterms:modified xsi:type="dcterms:W3CDTF">2025-11-12T09:53:00Z</dcterms:modified>
</cp:coreProperties>
</file>